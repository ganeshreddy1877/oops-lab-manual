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B105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>
      <w:pPr>
        <w:spacing w:after="51" w:line="240" w:lineRule="auto"/>
        <w:ind w:left="0" w:right="0" w:firstLine="0"/>
        <w:jc w:val="center"/>
      </w:pPr>
    </w:p>
    <w:p w14:paraId="67E2484D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2CF12F5C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>
      <w:pPr>
        <w:spacing w:after="0" w:line="240" w:lineRule="auto"/>
        <w:ind w:left="0" w:right="0" w:firstLine="0"/>
        <w:jc w:val="center"/>
      </w:pPr>
    </w:p>
    <w:p w14:paraId="24ED978D">
      <w:pPr>
        <w:spacing w:after="0" w:line="240" w:lineRule="auto"/>
        <w:ind w:left="0" w:right="0" w:firstLine="0"/>
        <w:jc w:val="center"/>
      </w:pPr>
    </w:p>
    <w:p w14:paraId="49DBB2FF">
      <w:pPr>
        <w:spacing w:after="0" w:line="240" w:lineRule="auto"/>
        <w:ind w:left="0" w:right="0" w:firstLine="0"/>
        <w:jc w:val="center"/>
      </w:pPr>
    </w:p>
    <w:p w14:paraId="0C6EB203">
      <w:pPr>
        <w:spacing w:after="84" w:line="240" w:lineRule="auto"/>
        <w:ind w:left="0" w:right="0" w:firstLine="0"/>
        <w:jc w:val="center"/>
      </w:pPr>
    </w:p>
    <w:p w14:paraId="0DAFDA9C">
      <w:pPr>
        <w:spacing w:after="0" w:line="240" w:lineRule="auto"/>
        <w:ind w:left="0" w:right="0" w:firstLine="0"/>
        <w:jc w:val="center"/>
      </w:pPr>
    </w:p>
    <w:p w14:paraId="2E624B05">
      <w:pPr>
        <w:spacing w:line="240" w:lineRule="auto"/>
        <w:ind w:right="0"/>
        <w:jc w:val="center"/>
      </w:pPr>
      <w:r>
        <w:drawing>
          <wp:inline distT="0" distB="0" distL="0" distR="0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1F5F8CB5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>
      <w:pPr>
        <w:spacing w:after="0" w:line="240" w:lineRule="auto"/>
        <w:ind w:left="0" w:right="0" w:firstLine="0"/>
        <w:jc w:val="center"/>
      </w:pPr>
    </w:p>
    <w:p w14:paraId="33A09087">
      <w:pPr>
        <w:spacing w:after="0" w:line="240" w:lineRule="auto"/>
        <w:ind w:left="0" w:right="0" w:firstLine="0"/>
        <w:jc w:val="center"/>
      </w:pPr>
    </w:p>
    <w:p w14:paraId="31D54B2F">
      <w:pPr>
        <w:spacing w:after="0" w:line="240" w:lineRule="auto"/>
        <w:ind w:left="0" w:right="0" w:firstLine="0"/>
        <w:jc w:val="center"/>
      </w:pPr>
    </w:p>
    <w:p w14:paraId="5EB21021">
      <w:pPr>
        <w:spacing w:after="0" w:line="240" w:lineRule="auto"/>
        <w:ind w:left="0" w:right="0" w:firstLine="0"/>
        <w:jc w:val="center"/>
      </w:pPr>
    </w:p>
    <w:p w14:paraId="7021BBD2">
      <w:pPr>
        <w:spacing w:after="0" w:line="240" w:lineRule="auto"/>
        <w:ind w:left="0" w:right="0" w:firstLine="0"/>
        <w:jc w:val="center"/>
      </w:pPr>
    </w:p>
    <w:p w14:paraId="592F4E77">
      <w:pPr>
        <w:spacing w:after="0" w:line="240" w:lineRule="auto"/>
        <w:ind w:left="0" w:right="0" w:firstLine="0"/>
        <w:jc w:val="center"/>
      </w:pPr>
    </w:p>
    <w:p w14:paraId="06E209B8">
      <w:pPr>
        <w:spacing w:after="156" w:line="240" w:lineRule="auto"/>
        <w:ind w:left="0" w:right="0" w:firstLine="0"/>
        <w:jc w:val="center"/>
      </w:pPr>
    </w:p>
    <w:p w14:paraId="289B8D32">
      <w:pPr>
        <w:spacing w:after="0" w:line="240" w:lineRule="auto"/>
        <w:ind w:left="0" w:right="0" w:firstLine="0"/>
        <w:jc w:val="center"/>
      </w:pPr>
    </w:p>
    <w:p w14:paraId="7284773A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>Verified By :                                                                   Name: D. Ganesh Reddy</w:t>
      </w:r>
    </w:p>
    <w:p w14:paraId="23C9FC61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24042</w:t>
      </w:r>
    </w:p>
    <w:p w14:paraId="2518D96C">
      <w:pPr>
        <w:spacing w:after="5" w:line="240" w:lineRule="auto"/>
        <w:ind w:left="0" w:right="243" w:firstLine="0"/>
        <w:jc w:val="center"/>
        <w:rPr>
          <w:b/>
        </w:rPr>
      </w:pPr>
    </w:p>
    <w:p w14:paraId="4559D29C">
      <w:pPr>
        <w:spacing w:after="5" w:line="240" w:lineRule="auto"/>
        <w:ind w:left="0" w:right="243" w:firstLine="0"/>
        <w:jc w:val="center"/>
        <w:rPr>
          <w:b/>
        </w:rPr>
      </w:pPr>
    </w:p>
    <w:p w14:paraId="21F1845D">
      <w:pPr>
        <w:spacing w:after="5" w:line="240" w:lineRule="auto"/>
        <w:ind w:left="0" w:right="243" w:firstLine="0"/>
        <w:jc w:val="center"/>
        <w:rPr>
          <w:b/>
        </w:rPr>
      </w:pPr>
    </w:p>
    <w:p w14:paraId="496FA785">
      <w:pPr>
        <w:spacing w:after="5" w:line="240" w:lineRule="auto"/>
        <w:ind w:left="0" w:right="243" w:firstLine="0"/>
        <w:jc w:val="center"/>
        <w:rPr>
          <w:b/>
        </w:rPr>
      </w:pPr>
    </w:p>
    <w:p w14:paraId="5B7A7AF2">
      <w:pPr>
        <w:spacing w:after="5" w:line="240" w:lineRule="auto"/>
        <w:ind w:left="0" w:right="243" w:firstLine="0"/>
        <w:jc w:val="center"/>
        <w:rPr>
          <w:b/>
        </w:rPr>
      </w:pPr>
    </w:p>
    <w:p w14:paraId="175CA123">
      <w:pPr>
        <w:framePr w:wrap="around" w:vAnchor="text" w:hAnchor="text" w:x="-98" w:y="4"/>
        <w:suppressOverlap/>
        <w:spacing w:after="0" w:line="240" w:lineRule="auto"/>
        <w:ind w:left="0" w:right="0" w:firstLine="0"/>
        <w:jc w:val="center"/>
      </w:pPr>
    </w:p>
    <w:p w14:paraId="31F2228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hAnsi="Calibri" w:eastAsia="Calibri" w:cs="Calibri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31225454">
      <w:pPr>
        <w:spacing w:after="0" w:line="240" w:lineRule="auto"/>
        <w:ind w:left="-1080" w:right="2446" w:firstLine="0"/>
        <w:jc w:val="center"/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6237"/>
        <w:gridCol w:w="1276"/>
        <w:gridCol w:w="851"/>
        <w:gridCol w:w="1434"/>
      </w:tblGrid>
      <w:tr w14:paraId="261E6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562" w:type="dxa"/>
          </w:tcPr>
          <w:p w14:paraId="6F0BC9E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24C9B4D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14:paraId="58CEA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562" w:type="dxa"/>
          </w:tcPr>
          <w:p w14:paraId="3E7F23E0">
            <w:pPr>
              <w:spacing w:after="0" w:line="240" w:lineRule="auto"/>
              <w:ind w:left="0" w:right="0" w:firstLine="0"/>
              <w:jc w:val="center"/>
            </w:pPr>
          </w:p>
          <w:p w14:paraId="77DC31DC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947D6CD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5571CC3E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09B5422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5302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2" w:type="dxa"/>
          </w:tcPr>
          <w:p w14:paraId="6F30BB25">
            <w:pPr>
              <w:spacing w:after="0" w:line="240" w:lineRule="auto"/>
              <w:ind w:left="0" w:right="0" w:firstLine="0"/>
              <w:jc w:val="center"/>
            </w:pPr>
          </w:p>
          <w:p w14:paraId="0B67767C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11AC8D07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44744CE3">
            <w:pPr>
              <w:pStyle w:val="11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6E266606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243EA92D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1B391CDC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7914E50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F557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49" w:hRule="atLeast"/>
        </w:trPr>
        <w:tc>
          <w:tcPr>
            <w:tcW w:w="562" w:type="dxa"/>
          </w:tcPr>
          <w:p w14:paraId="431B5021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</w:p>
          <w:p w14:paraId="09C46D8F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6237" w:type="dxa"/>
          </w:tcPr>
          <w:p w14:paraId="61CB968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Write a  java program with the following instructions.</w:t>
            </w:r>
          </w:p>
          <w:p w14:paraId="649B81E7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Create a class with name car.</w:t>
            </w:r>
          </w:p>
          <w:p w14:paraId="141658F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Create four attributes named car_colour,car_brand,fuel        </w:t>
            </w:r>
          </w:p>
          <w:p w14:paraId="67F4A6B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type,top_speed.</w:t>
            </w:r>
          </w:p>
          <w:p w14:paraId="1E8AC67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c)  Create three method named    </w:t>
            </w:r>
          </w:p>
          <w:p w14:paraId="7DF1305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“Start_Racing”,”End_Race”.{ }</w:t>
            </w:r>
          </w:p>
          <w:p w14:paraId="28D8C55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d)  Create three objects named Car1,Car2,Car3.</w:t>
            </w:r>
          </w:p>
          <w:p w14:paraId="6CE588E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e)  Create a constructor which should print “Welcome to car   </w:t>
            </w:r>
          </w:p>
          <w:p w14:paraId="5B6ED50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garage”.</w:t>
            </w:r>
          </w:p>
          <w:p w14:paraId="07EB9B7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4"/>
              </w:rPr>
              <w:t xml:space="preserve">2. </w:t>
            </w:r>
            <w:r>
              <w:rPr>
                <w:sz w:val="22"/>
                <w:szCs w:val="22"/>
              </w:rPr>
              <w:t>Write a  class by writing java program named Bank Account</w:t>
            </w:r>
          </w:p>
          <w:p w14:paraId="5B87AFA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with two methods “deposits and withdraw”.</w:t>
            </w:r>
          </w:p>
          <w:p w14:paraId="4575CB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a)  In deposit method whenever an amount is deposited it  </w:t>
            </w:r>
          </w:p>
          <w:p w14:paraId="132F2C9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has to be updated with current amount (logic C.A+D.A).</w:t>
            </w:r>
          </w:p>
          <w:p w14:paraId="65FAB0B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b)  With draw amount whenever an amount is being </w:t>
            </w:r>
          </w:p>
          <w:p w14:paraId="372065A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withdraw it has to be less than the current amount less  </w:t>
            </w:r>
          </w:p>
          <w:p w14:paraId="1E36027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than the amount else print “Insufficient funds”.</w:t>
            </w:r>
          </w:p>
          <w:p w14:paraId="08ECC45F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FEF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</w:trPr>
        <w:tc>
          <w:tcPr>
            <w:tcW w:w="562" w:type="dxa"/>
          </w:tcPr>
          <w:p w14:paraId="7BB6BCC9">
            <w:pPr>
              <w:spacing w:after="0" w:line="240" w:lineRule="auto"/>
              <w:ind w:left="0" w:right="0" w:firstLine="0"/>
              <w:jc w:val="center"/>
            </w:pPr>
          </w:p>
          <w:p w14:paraId="7572BFAA">
            <w:pPr>
              <w:spacing w:after="0" w:line="240" w:lineRule="auto"/>
              <w:ind w:left="0" w:right="0" w:firstLine="0"/>
              <w:jc w:val="center"/>
            </w:pPr>
          </w:p>
          <w:p w14:paraId="002D1C79">
            <w:pPr>
              <w:spacing w:after="0" w:line="240" w:lineRule="auto"/>
              <w:ind w:left="0" w:right="0" w:firstLine="0"/>
              <w:jc w:val="center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4</w:t>
            </w:r>
          </w:p>
        </w:tc>
        <w:tc>
          <w:tcPr>
            <w:tcW w:w="6237" w:type="dxa"/>
          </w:tcPr>
          <w:p w14:paraId="2C7576D6">
            <w:pPr>
              <w:spacing w:after="0" w:line="240" w:lineRule="auto"/>
              <w:ind w:left="0" w:right="0" w:firstLine="0"/>
              <w:jc w:val="center"/>
            </w:pPr>
          </w:p>
          <w:p w14:paraId="0D0A7425">
            <w:pPr>
              <w:ind w:lef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1.Write a java program with class named    </w:t>
            </w:r>
          </w:p>
          <w:p w14:paraId="24CCBAD7">
            <w:pPr>
              <w:ind w:left="0" w:firstLine="0"/>
              <w:rPr>
                <w:sz w:val="22"/>
                <w:szCs w:val="22"/>
              </w:rPr>
            </w:pPr>
          </w:p>
          <w:p w14:paraId="2A438D59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0D27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7DB8460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>
            <w:pPr>
              <w:spacing w:after="0" w:line="240" w:lineRule="auto"/>
              <w:ind w:left="0" w:right="0" w:firstLine="0"/>
              <w:jc w:val="center"/>
            </w:pPr>
          </w:p>
          <w:p w14:paraId="2A70400B">
            <w:pPr>
              <w:spacing w:after="0" w:line="240" w:lineRule="auto"/>
              <w:ind w:left="0" w:right="0" w:firstLine="0"/>
              <w:jc w:val="center"/>
            </w:pPr>
          </w:p>
          <w:p w14:paraId="054BE1D6">
            <w:pPr>
              <w:spacing w:after="0" w:line="240" w:lineRule="auto"/>
              <w:ind w:left="0" w:right="0" w:firstLine="0"/>
              <w:jc w:val="center"/>
            </w:pPr>
          </w:p>
          <w:p w14:paraId="2AE8BFCC">
            <w:pPr>
              <w:spacing w:after="0" w:line="240" w:lineRule="auto"/>
              <w:ind w:left="0" w:right="0" w:firstLine="0"/>
              <w:jc w:val="center"/>
            </w:pPr>
          </w:p>
          <w:p w14:paraId="15ABF49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6B20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35D7254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59B9E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42917B8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157D4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1B22EB7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>
      <w:pPr>
        <w:spacing w:after="0" w:line="240" w:lineRule="auto"/>
        <w:ind w:left="0" w:right="0" w:firstLine="0"/>
        <w:jc w:val="center"/>
      </w:pPr>
    </w:p>
    <w:p w14:paraId="500ED3AF">
      <w:pPr>
        <w:spacing w:after="0" w:line="240" w:lineRule="auto"/>
        <w:ind w:left="0" w:right="0" w:firstLine="0"/>
        <w:jc w:val="center"/>
      </w:pPr>
    </w:p>
    <w:p w14:paraId="63DBB7CA">
      <w:pPr>
        <w:spacing w:after="0" w:line="240" w:lineRule="auto"/>
        <w:ind w:left="0" w:right="0" w:firstLine="0"/>
        <w:jc w:val="center"/>
      </w:pPr>
    </w:p>
    <w:p w14:paraId="7F26AAB4">
      <w:pPr>
        <w:spacing w:after="0" w:line="240" w:lineRule="auto"/>
        <w:ind w:left="-111" w:right="0" w:firstLine="0"/>
        <w:jc w:val="center"/>
      </w:pPr>
    </w:p>
    <w:p w14:paraId="62717E21">
      <w:pPr>
        <w:spacing w:line="240" w:lineRule="auto"/>
        <w:ind w:left="0" w:right="1998" w:firstLine="0"/>
      </w:pPr>
    </w:p>
    <w:p w14:paraId="2EFAE041">
      <w:pPr>
        <w:spacing w:line="240" w:lineRule="auto"/>
        <w:ind w:left="0" w:right="1998" w:firstLine="0"/>
      </w:pPr>
    </w:p>
    <w:p w14:paraId="0AD60AE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70C21AB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55FD9B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68E979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77D6686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105C06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C4AA0C1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1A29408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51DDFC2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CA8832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B9649EA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32860D9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CD3C5C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21FE7E52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BCADDD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3C31ED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C09B5B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693CB6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DA37175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B1E7761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1AE5A42F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34E6B4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6CC78B3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E97D14F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6E9E54D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29F0A1E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49299710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6B12E7C5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05579DD4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7B832027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320287DB">
      <w:pPr>
        <w:spacing w:line="240" w:lineRule="auto"/>
        <w:ind w:left="0" w:right="1998" w:firstLine="0"/>
        <w:jc w:val="center"/>
        <w:rPr>
          <w:rFonts w:ascii="Algerian" w:hAnsi="Algerian"/>
        </w:rPr>
      </w:pPr>
    </w:p>
    <w:p w14:paraId="5CA3380C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>
      <w:pPr>
        <w:spacing w:line="240" w:lineRule="auto"/>
        <w:ind w:right="1998"/>
        <w:jc w:val="center"/>
      </w:pPr>
    </w:p>
    <w:p w14:paraId="221EC25B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1A2A5CB2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>
      <w:pPr>
        <w:pStyle w:val="11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7E23CB06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3FAF34A3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3567430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4AE80281">
      <w:pPr>
        <w:pStyle w:val="11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1B477DAB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3AF85398">
      <w:pPr>
        <w:pStyle w:val="11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</w:rPr>
        <w:drawing>
          <wp:inline distT="0" distB="0" distL="0" distR="0">
            <wp:extent cx="3756660" cy="174625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BE7">
      <w:pPr>
        <w:pStyle w:val="11"/>
        <w:spacing w:line="240" w:lineRule="auto"/>
        <w:ind w:left="835" w:right="1998" w:firstLine="0"/>
        <w:rPr>
          <w:rFonts w:ascii="Algerian" w:hAnsi="Algerian"/>
        </w:rPr>
      </w:pPr>
    </w:p>
    <w:p w14:paraId="5AD183AE">
      <w:pPr>
        <w:spacing w:line="240" w:lineRule="auto"/>
        <w:ind w:left="0" w:right="1998" w:firstLine="0"/>
        <w:jc w:val="center"/>
      </w:pPr>
    </w:p>
    <w:p w14:paraId="0722061E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3122DBF5">
      <w:pPr>
        <w:pStyle w:val="11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529A3888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7293FB73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4413250" cy="1605915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2531745" cy="126365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</w:rPr>
        <w:drawing>
          <wp:inline distT="0" distB="0" distL="0" distR="0">
            <wp:extent cx="2084070" cy="1254125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>
      <w:pPr>
        <w:spacing w:line="240" w:lineRule="auto"/>
        <w:ind w:right="1998"/>
        <w:jc w:val="center"/>
        <w:rPr>
          <w:rFonts w:ascii="Algerian" w:hAnsi="Algerian"/>
        </w:rPr>
      </w:pPr>
      <w:r>
        <w:drawing>
          <wp:inline distT="0" distB="0" distL="0" distR="0">
            <wp:extent cx="4038600" cy="2464435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>
      <w:pPr>
        <w:spacing w:after="0" w:line="240" w:lineRule="auto"/>
        <w:ind w:left="-1080" w:right="203" w:firstLine="0"/>
        <w:jc w:val="center"/>
      </w:pPr>
    </w:p>
    <w:p w14:paraId="0C82C4DE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57159802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2D43DC3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2B76B63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45FCDB41">
      <w:pPr>
        <w:spacing w:after="299" w:line="240" w:lineRule="auto"/>
        <w:ind w:right="1998"/>
        <w:jc w:val="center"/>
        <w:rPr>
          <w:sz w:val="24"/>
        </w:rPr>
      </w:pPr>
      <w:r>
        <w:drawing>
          <wp:inline distT="0" distB="0" distL="0" distR="0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>
      <w:pPr>
        <w:spacing w:after="299" w:line="240" w:lineRule="auto"/>
        <w:ind w:right="1998"/>
        <w:jc w:val="center"/>
        <w:rPr>
          <w:sz w:val="24"/>
        </w:rPr>
      </w:pPr>
    </w:p>
    <w:p w14:paraId="20374607">
      <w:pPr>
        <w:spacing w:after="299" w:line="240" w:lineRule="auto"/>
        <w:ind w:right="1998"/>
        <w:jc w:val="center"/>
        <w:rPr>
          <w:sz w:val="24"/>
        </w:rPr>
      </w:pPr>
    </w:p>
    <w:p w14:paraId="4EB15B34">
      <w:pPr>
        <w:spacing w:after="299" w:line="240" w:lineRule="auto"/>
        <w:ind w:right="1998"/>
        <w:jc w:val="center"/>
        <w:rPr>
          <w:sz w:val="24"/>
        </w:rPr>
      </w:pPr>
    </w:p>
    <w:p w14:paraId="1F30CCF7">
      <w:pPr>
        <w:spacing w:after="299" w:line="240" w:lineRule="auto"/>
        <w:ind w:right="1998"/>
        <w:jc w:val="center"/>
        <w:rPr>
          <w:sz w:val="24"/>
        </w:rPr>
      </w:pPr>
    </w:p>
    <w:p w14:paraId="14B90FC0">
      <w:pPr>
        <w:spacing w:after="299" w:line="240" w:lineRule="auto"/>
        <w:ind w:right="1998"/>
        <w:jc w:val="center"/>
        <w:rPr>
          <w:sz w:val="24"/>
        </w:rPr>
      </w:pPr>
    </w:p>
    <w:p w14:paraId="278BF861">
      <w:pPr>
        <w:spacing w:after="299" w:line="240" w:lineRule="auto"/>
        <w:ind w:right="1998"/>
        <w:jc w:val="center"/>
        <w:rPr>
          <w:sz w:val="24"/>
        </w:rPr>
      </w:pPr>
    </w:p>
    <w:p w14:paraId="3676AA83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89755" cy="2465705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>
      <w:pPr>
        <w:spacing w:after="299" w:line="240" w:lineRule="auto"/>
        <w:ind w:right="1998"/>
        <w:jc w:val="center"/>
        <w:rPr>
          <w:sz w:val="24"/>
        </w:rPr>
      </w:pPr>
    </w:p>
    <w:p w14:paraId="034309BD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Step 5 :  Verifying Installation of Java. Again open task bar and search “cmd”,</w:t>
      </w:r>
    </w:p>
    <w:p w14:paraId="28440FD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163E8B5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683DEFD4">
      <w:pPr>
        <w:pStyle w:val="11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>
      <w:pPr>
        <w:spacing w:after="299" w:line="240" w:lineRule="auto"/>
        <w:ind w:right="1998"/>
        <w:jc w:val="center"/>
        <w:rPr>
          <w:sz w:val="24"/>
        </w:rPr>
      </w:pPr>
    </w:p>
    <w:p w14:paraId="128359FD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Successfully Java is installed  and it will show the version otherwise it will show error and command is not recognized.</w:t>
      </w:r>
    </w:p>
    <w:p w14:paraId="41AD1BEF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2</w:t>
      </w:r>
    </w:p>
    <w:p w14:paraId="6C73618E">
      <w:pPr>
        <w:pStyle w:val="11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>Write a  java program to print the message “welcome to java program”.</w:t>
      </w:r>
    </w:p>
    <w:p w14:paraId="0E3B51F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Main{</w:t>
      </w:r>
    </w:p>
    <w:p w14:paraId="6890A34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48853A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3A2BB8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508B7EC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7C08371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>
      <w:pPr>
        <w:pStyle w:val="11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9CF72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22A5B1F1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>
      <w:pPr>
        <w:pStyle w:val="11"/>
        <w:spacing w:after="299" w:line="240" w:lineRule="auto"/>
        <w:ind w:left="835" w:right="1998" w:firstLine="0"/>
        <w:rPr>
          <w:sz w:val="24"/>
        </w:rPr>
      </w:pPr>
    </w:p>
    <w:p w14:paraId="3F8E784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49B07A1E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3E716E0F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8C2467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477CA0D3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F96A907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DCA2D30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CF8AA77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3</w:t>
      </w:r>
    </w:p>
    <w:p w14:paraId="13872D6F">
      <w:pPr>
        <w:pStyle w:val="11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2DE2F068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762DA204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4FAD644B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System.out.println("Name: A.Vijay Kumar");</w:t>
      </w:r>
    </w:p>
    <w:p w14:paraId="49ED805D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376257F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System.out.println("Roll No: 24002");</w:t>
      </w:r>
    </w:p>
    <w:p w14:paraId="37447C9E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5D8C2FDF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41FED8FD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>
      <w:pPr>
        <w:spacing w:after="0" w:line="240" w:lineRule="auto"/>
        <w:ind w:right="1998"/>
        <w:jc w:val="center"/>
        <w:rPr>
          <w:sz w:val="24"/>
        </w:rPr>
      </w:pPr>
    </w:p>
    <w:p w14:paraId="5C5BDFD7">
      <w:pPr>
        <w:spacing w:after="0" w:line="240" w:lineRule="auto"/>
        <w:ind w:right="1998"/>
        <w:jc w:val="center"/>
        <w:rPr>
          <w:sz w:val="24"/>
        </w:rPr>
      </w:pPr>
    </w:p>
    <w:p w14:paraId="03C6C00A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>
      <w:pPr>
        <w:pStyle w:val="11"/>
        <w:spacing w:after="299" w:line="240" w:lineRule="auto"/>
        <w:ind w:left="835" w:right="1998" w:firstLine="0"/>
        <w:rPr>
          <w:sz w:val="24"/>
        </w:rPr>
      </w:pPr>
      <w:r>
        <w:drawing>
          <wp:inline distT="0" distB="0" distL="0" distR="0">
            <wp:extent cx="4387850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>
      <w:pPr>
        <w:spacing w:after="0" w:line="240" w:lineRule="auto"/>
        <w:ind w:left="-1080" w:right="203" w:firstLine="0"/>
        <w:jc w:val="center"/>
      </w:pPr>
    </w:p>
    <w:p w14:paraId="51A0D8CF">
      <w:pPr>
        <w:spacing w:line="240" w:lineRule="auto"/>
        <w:ind w:left="0" w:right="1998" w:firstLine="0"/>
      </w:pPr>
    </w:p>
    <w:p w14:paraId="0301352A">
      <w:pPr>
        <w:spacing w:line="240" w:lineRule="auto"/>
        <w:ind w:left="0" w:right="1998" w:firstLine="0"/>
      </w:pPr>
    </w:p>
    <w:p w14:paraId="23779D6E">
      <w:pPr>
        <w:spacing w:line="240" w:lineRule="auto"/>
        <w:ind w:left="0" w:right="1998" w:firstLine="0"/>
      </w:pPr>
    </w:p>
    <w:p w14:paraId="75571512">
      <w:pPr>
        <w:spacing w:line="240" w:lineRule="auto"/>
        <w:ind w:left="0" w:right="1998" w:firstLine="0"/>
      </w:pPr>
    </w:p>
    <w:p w14:paraId="0176D7EA">
      <w:pPr>
        <w:spacing w:line="240" w:lineRule="auto"/>
        <w:ind w:left="0" w:right="1998" w:firstLine="0"/>
      </w:pPr>
    </w:p>
    <w:p w14:paraId="43E6AE33">
      <w:pPr>
        <w:spacing w:line="240" w:lineRule="auto"/>
        <w:ind w:left="0" w:right="1998" w:firstLine="0"/>
      </w:pPr>
    </w:p>
    <w:p w14:paraId="5E34099C">
      <w:pPr>
        <w:spacing w:line="240" w:lineRule="auto"/>
        <w:ind w:left="0" w:right="1998" w:firstLine="0"/>
      </w:pPr>
    </w:p>
    <w:p w14:paraId="0AC0B47B">
      <w:pPr>
        <w:spacing w:line="240" w:lineRule="auto"/>
        <w:ind w:left="0" w:right="1998" w:firstLine="0"/>
      </w:pPr>
    </w:p>
    <w:p w14:paraId="1412DB6E">
      <w:pPr>
        <w:spacing w:line="240" w:lineRule="auto"/>
        <w:ind w:left="0" w:right="1998" w:firstLine="0"/>
      </w:pPr>
    </w:p>
    <w:p w14:paraId="66091155">
      <w:pPr>
        <w:spacing w:line="240" w:lineRule="auto"/>
        <w:ind w:left="0" w:right="1998" w:firstLine="0"/>
      </w:pPr>
    </w:p>
    <w:p w14:paraId="5847BCED">
      <w:pPr>
        <w:spacing w:line="240" w:lineRule="auto"/>
        <w:ind w:left="0" w:right="1998" w:firstLine="0"/>
      </w:pPr>
    </w:p>
    <w:p w14:paraId="009D3578">
      <w:pPr>
        <w:spacing w:line="240" w:lineRule="auto"/>
        <w:ind w:left="0" w:right="1998" w:firstLine="0"/>
      </w:pPr>
    </w:p>
    <w:p w14:paraId="3819ED6A">
      <w:pPr>
        <w:spacing w:line="240" w:lineRule="auto"/>
        <w:ind w:left="0" w:right="1998" w:firstLine="0"/>
      </w:pPr>
    </w:p>
    <w:p w14:paraId="40AD5619">
      <w:pPr>
        <w:spacing w:line="240" w:lineRule="auto"/>
        <w:ind w:left="0" w:right="1998" w:firstLine="0"/>
      </w:pPr>
    </w:p>
    <w:p w14:paraId="0A92AF0B">
      <w:pPr>
        <w:spacing w:line="240" w:lineRule="auto"/>
        <w:ind w:left="0" w:right="1998" w:firstLine="0"/>
      </w:pPr>
    </w:p>
    <w:p w14:paraId="1AB514C0">
      <w:pPr>
        <w:spacing w:line="240" w:lineRule="auto"/>
        <w:ind w:left="0" w:right="1998" w:firstLine="0"/>
      </w:pPr>
    </w:p>
    <w:p w14:paraId="1FC96DF2">
      <w:pPr>
        <w:spacing w:line="240" w:lineRule="auto"/>
        <w:ind w:left="0" w:right="1998" w:firstLine="0"/>
      </w:pPr>
    </w:p>
    <w:p w14:paraId="409910A8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>
      <w:pPr>
        <w:spacing w:after="0" w:line="240" w:lineRule="auto"/>
        <w:ind w:left="0" w:right="0" w:firstLine="0"/>
      </w:pPr>
      <w:r>
        <w:t xml:space="preserve"> </w:t>
      </w:r>
    </w:p>
    <w:p w14:paraId="0968D83C">
      <w:pPr>
        <w:pStyle w:val="11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1FD6D3C6">
      <w:pPr>
        <w:pStyle w:val="11"/>
        <w:spacing w:after="0" w:line="240" w:lineRule="auto"/>
        <w:ind w:right="0" w:firstLine="0"/>
      </w:pPr>
    </w:p>
    <w:p w14:paraId="7484570D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>
      <w:pPr>
        <w:pStyle w:val="11"/>
        <w:spacing w:after="0" w:line="240" w:lineRule="auto"/>
        <w:ind w:right="0" w:firstLine="0"/>
      </w:pPr>
      <w:r>
        <w:t>import java.util.Scanner;</w:t>
      </w:r>
    </w:p>
    <w:p w14:paraId="6ED3D613">
      <w:pPr>
        <w:pStyle w:val="11"/>
        <w:spacing w:after="0" w:line="240" w:lineRule="auto"/>
        <w:ind w:right="0" w:firstLine="0"/>
      </w:pPr>
      <w:r>
        <w:t>class arearect{</w:t>
      </w:r>
    </w:p>
    <w:p w14:paraId="4FC87AEE">
      <w:pPr>
        <w:pStyle w:val="11"/>
        <w:spacing w:after="0" w:line="240" w:lineRule="auto"/>
        <w:ind w:right="0" w:firstLine="0"/>
      </w:pPr>
      <w:r>
        <w:t>public static void main(String[]args){</w:t>
      </w:r>
    </w:p>
    <w:p w14:paraId="5920E92E">
      <w:pPr>
        <w:pStyle w:val="11"/>
        <w:spacing w:after="0" w:line="240" w:lineRule="auto"/>
        <w:ind w:right="0" w:firstLine="0"/>
      </w:pPr>
      <w:r>
        <w:t>Scanner input=new Scanner(System.in);</w:t>
      </w:r>
    </w:p>
    <w:p w14:paraId="5E9E790E">
      <w:pPr>
        <w:pStyle w:val="11"/>
        <w:spacing w:after="0" w:line="240" w:lineRule="auto"/>
        <w:ind w:right="0" w:firstLine="0"/>
      </w:pPr>
      <w:r>
        <w:t>System.out.println("enter the length");</w:t>
      </w:r>
    </w:p>
    <w:p w14:paraId="0096E4C8">
      <w:pPr>
        <w:pStyle w:val="11"/>
        <w:spacing w:after="0" w:line="240" w:lineRule="auto"/>
        <w:ind w:right="0" w:firstLine="0"/>
      </w:pPr>
      <w:r>
        <w:t>int len=input.nextInt();</w:t>
      </w:r>
    </w:p>
    <w:p w14:paraId="37D38634">
      <w:pPr>
        <w:pStyle w:val="11"/>
        <w:spacing w:after="0" w:line="240" w:lineRule="auto"/>
        <w:ind w:right="0" w:firstLine="0"/>
      </w:pPr>
      <w:r>
        <w:t>System.out.println("enter the bredth");</w:t>
      </w:r>
    </w:p>
    <w:p w14:paraId="48D03F8D">
      <w:pPr>
        <w:pStyle w:val="11"/>
        <w:spacing w:after="0" w:line="240" w:lineRule="auto"/>
        <w:ind w:right="0" w:firstLine="0"/>
      </w:pPr>
      <w:r>
        <w:t>int bred=input.nextInt();</w:t>
      </w:r>
    </w:p>
    <w:p w14:paraId="7822CE2C">
      <w:pPr>
        <w:pStyle w:val="11"/>
        <w:spacing w:after="0" w:line="240" w:lineRule="auto"/>
        <w:ind w:right="0" w:firstLine="0"/>
      </w:pPr>
      <w:r>
        <w:t>int area=len*bred;</w:t>
      </w:r>
    </w:p>
    <w:p w14:paraId="6A4C78E6">
      <w:pPr>
        <w:pStyle w:val="11"/>
        <w:spacing w:after="0" w:line="240" w:lineRule="auto"/>
        <w:ind w:right="0" w:firstLine="0"/>
      </w:pPr>
      <w:r>
        <w:t>System.out.println("THE AREA OF THE RECTANGLE IS:"+area);</w:t>
      </w:r>
    </w:p>
    <w:p w14:paraId="040D1C30">
      <w:pPr>
        <w:pStyle w:val="11"/>
        <w:spacing w:after="0" w:line="240" w:lineRule="auto"/>
        <w:ind w:right="0" w:firstLine="0"/>
      </w:pPr>
      <w:r>
        <w:t>}}</w:t>
      </w:r>
    </w:p>
    <w:p w14:paraId="4E5AC60C">
      <w:pPr>
        <w:spacing w:after="0" w:line="240" w:lineRule="auto"/>
        <w:ind w:right="0"/>
      </w:pPr>
    </w:p>
    <w:p w14:paraId="38625281">
      <w:pPr>
        <w:spacing w:after="0" w:line="240" w:lineRule="auto"/>
        <w:ind w:right="0"/>
      </w:pPr>
      <w:r>
        <w:t>ERROR TABLE</w:t>
      </w:r>
    </w:p>
    <w:p w14:paraId="0CFBF600">
      <w:pPr>
        <w:spacing w:after="0" w:line="240" w:lineRule="auto"/>
        <w:ind w:right="0"/>
      </w:pP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15E41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04B8C792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14:paraId="22492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9F17EDA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14:paraId="6914A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A74E8D2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>
      <w:pPr>
        <w:spacing w:after="0" w:line="240" w:lineRule="auto"/>
        <w:ind w:right="0"/>
      </w:pPr>
    </w:p>
    <w:p w14:paraId="72052D7B">
      <w:pPr>
        <w:spacing w:after="0" w:line="240" w:lineRule="auto"/>
        <w:ind w:left="0" w:right="0" w:firstLine="0"/>
      </w:pPr>
      <w:r>
        <w:t xml:space="preserve">  GIVEN INPUT:</w:t>
      </w:r>
    </w:p>
    <w:p w14:paraId="31F2F2B9">
      <w:pPr>
        <w:spacing w:after="0" w:line="240" w:lineRule="auto"/>
        <w:ind w:left="0" w:right="0" w:firstLine="0"/>
      </w:pPr>
      <w:r>
        <w:t xml:space="preserve">  Length=10;</w:t>
      </w:r>
    </w:p>
    <w:p w14:paraId="2D38D705">
      <w:pPr>
        <w:spacing w:after="0" w:line="240" w:lineRule="auto"/>
        <w:ind w:left="0" w:right="0" w:firstLine="0"/>
      </w:pPr>
      <w:r>
        <w:t xml:space="preserve">  Breadth=8;</w:t>
      </w:r>
    </w:p>
    <w:p w14:paraId="53F58208">
      <w:pPr>
        <w:spacing w:after="0" w:line="240" w:lineRule="auto"/>
        <w:ind w:left="0" w:right="0" w:firstLine="0"/>
      </w:pPr>
      <w:r>
        <w:t xml:space="preserve">  OUTPUT: </w:t>
      </w:r>
    </w:p>
    <w:p w14:paraId="7D29B293">
      <w:pPr>
        <w:spacing w:after="0" w:line="240" w:lineRule="auto"/>
        <w:ind w:left="0" w:right="0" w:firstLine="0"/>
      </w:pPr>
    </w:p>
    <w:p w14:paraId="070B4DAE">
      <w:pPr>
        <w:spacing w:after="0" w:line="240" w:lineRule="auto"/>
        <w:ind w:right="0"/>
      </w:pPr>
      <w:r>
        <w:drawing>
          <wp:inline distT="0" distB="0" distL="0" distR="0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>
      <w:pPr>
        <w:spacing w:after="0" w:line="240" w:lineRule="auto"/>
        <w:ind w:right="0"/>
      </w:pPr>
    </w:p>
    <w:p w14:paraId="3A340CA3">
      <w:pPr>
        <w:spacing w:after="0" w:line="240" w:lineRule="auto"/>
        <w:ind w:right="0"/>
      </w:pPr>
    </w:p>
    <w:p w14:paraId="138CA562">
      <w:pPr>
        <w:spacing w:after="0" w:line="240" w:lineRule="auto"/>
        <w:ind w:right="0"/>
      </w:pPr>
    </w:p>
    <w:p w14:paraId="4EF354F0">
      <w:pPr>
        <w:spacing w:after="0" w:line="240" w:lineRule="auto"/>
        <w:ind w:right="0"/>
      </w:pPr>
    </w:p>
    <w:p w14:paraId="08CF7FFF">
      <w:pPr>
        <w:spacing w:after="0" w:line="240" w:lineRule="auto"/>
        <w:ind w:right="0"/>
      </w:pPr>
    </w:p>
    <w:p w14:paraId="3CE488E2">
      <w:pPr>
        <w:spacing w:after="0" w:line="240" w:lineRule="auto"/>
        <w:ind w:left="0" w:right="0" w:firstLine="0"/>
      </w:pPr>
    </w:p>
    <w:p w14:paraId="3B11A55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58634B3F">
      <w:pPr>
        <w:spacing w:after="0" w:line="240" w:lineRule="auto"/>
        <w:ind w:right="0"/>
      </w:pPr>
      <w:r>
        <w:t xml:space="preserve">     Fahrenheit and vice versa.</w:t>
      </w:r>
    </w:p>
    <w:p w14:paraId="25BA1183">
      <w:pPr>
        <w:spacing w:after="0" w:line="240" w:lineRule="auto"/>
        <w:ind w:right="0"/>
      </w:pPr>
    </w:p>
    <w:p w14:paraId="2A01FA72">
      <w:pPr>
        <w:spacing w:after="0" w:line="240" w:lineRule="auto"/>
        <w:ind w:left="0" w:right="0" w:firstLine="0"/>
      </w:pPr>
      <w:r>
        <w:t xml:space="preserve">     </w:t>
      </w:r>
      <w:r>
        <w:rPr/>
        <w:sym w:font="Wingdings" w:char="F0E0"/>
      </w:r>
      <w:r>
        <w:t xml:space="preserve">Celsius to Fahrenheit </w:t>
      </w:r>
      <w:ins w:id="0" w:author="Microsoft Word" w:date="2025-02-11T09:45:00Z">
        <w:r>
          <w:rPr/>
          <w:t>:</w:t>
        </w:r>
      </w:ins>
    </w:p>
    <w:p w14:paraId="0C4D4F08">
      <w:pPr>
        <w:spacing w:after="0" w:line="240" w:lineRule="auto"/>
        <w:ind w:right="0"/>
      </w:pPr>
      <w:r>
        <w:t>CODE:</w:t>
      </w:r>
    </w:p>
    <w:p w14:paraId="7E717CCF">
      <w:pPr>
        <w:spacing w:after="0" w:line="240" w:lineRule="auto"/>
        <w:ind w:right="0"/>
      </w:pPr>
    </w:p>
    <w:p w14:paraId="7CD2F28B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43AFB5A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46D7DA7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1E6216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549BB85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74FBD89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7CB103C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2DEACAE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6BDCB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FC61381">
      <w:pPr>
        <w:spacing w:after="0" w:line="240" w:lineRule="auto"/>
        <w:ind w:right="0"/>
        <w:rPr>
          <w:lang w:val="en-US"/>
        </w:rPr>
      </w:pPr>
    </w:p>
    <w:p w14:paraId="4A6BD2B7">
      <w:pPr>
        <w:spacing w:after="0" w:line="240" w:lineRule="auto"/>
        <w:ind w:right="0"/>
        <w:rPr>
          <w:lang w:val="en-US"/>
        </w:rPr>
      </w:pPr>
    </w:p>
    <w:p w14:paraId="29746F9A">
      <w:pPr>
        <w:spacing w:after="0" w:line="240" w:lineRule="auto"/>
        <w:ind w:right="0"/>
        <w:rPr>
          <w:lang w:val="en-US"/>
        </w:rPr>
      </w:pPr>
    </w:p>
    <w:p w14:paraId="1C7716B7">
      <w:pPr>
        <w:spacing w:after="0" w:line="240" w:lineRule="auto"/>
        <w:ind w:right="0"/>
        <w:rPr>
          <w:lang w:val="en-US"/>
        </w:rPr>
      </w:pPr>
    </w:p>
    <w:p w14:paraId="43AC1204">
      <w:pPr>
        <w:spacing w:after="0" w:line="240" w:lineRule="auto"/>
        <w:ind w:right="0"/>
        <w:rPr>
          <w:lang w:val="en-US"/>
        </w:rPr>
      </w:pPr>
    </w:p>
    <w:p w14:paraId="06DB7EA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3"/>
        <w:gridCol w:w="3453"/>
        <w:gridCol w:w="3454"/>
      </w:tblGrid>
      <w:tr w14:paraId="1D132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62C349E8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0DA00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01CA7F1E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0B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505BA95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02C644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>
      <w:pPr>
        <w:spacing w:after="0" w:line="240" w:lineRule="auto"/>
        <w:ind w:right="0"/>
        <w:rPr>
          <w:lang w:val="en-US"/>
        </w:rPr>
      </w:pPr>
    </w:p>
    <w:p w14:paraId="0235520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>
      <w:pPr>
        <w:spacing w:after="0" w:line="240" w:lineRule="auto"/>
        <w:ind w:right="0"/>
        <w:rPr>
          <w:lang w:val="en-US"/>
        </w:rPr>
      </w:pPr>
    </w:p>
    <w:p w14:paraId="75A07E2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>
      <w:pPr>
        <w:spacing w:after="0" w:line="240" w:lineRule="auto"/>
        <w:ind w:right="0"/>
        <w:rPr>
          <w:lang w:val="en-US"/>
        </w:rPr>
      </w:pPr>
    </w:p>
    <w:p w14:paraId="77E97AF3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>
      <w:pPr>
        <w:spacing w:after="0" w:line="240" w:lineRule="auto"/>
        <w:ind w:right="0"/>
        <w:rPr>
          <w:lang w:val="en-US"/>
        </w:rPr>
      </w:pPr>
    </w:p>
    <w:p w14:paraId="7B6E1DE9">
      <w:pPr>
        <w:spacing w:after="0" w:line="240" w:lineRule="auto"/>
        <w:ind w:right="0"/>
        <w:rPr>
          <w:lang w:val="en-US"/>
        </w:rPr>
      </w:pPr>
    </w:p>
    <w:p w14:paraId="7EBE0F58">
      <w:pPr>
        <w:spacing w:after="0" w:line="240" w:lineRule="auto"/>
        <w:ind w:left="0" w:right="0" w:firstLine="0"/>
      </w:pPr>
    </w:p>
    <w:p w14:paraId="5F5D2951">
      <w:pPr>
        <w:spacing w:after="0" w:line="240" w:lineRule="auto"/>
        <w:ind w:left="0" w:right="0" w:firstLine="0"/>
      </w:pPr>
    </w:p>
    <w:p w14:paraId="7E65B538">
      <w:pPr>
        <w:spacing w:after="0" w:line="240" w:lineRule="auto"/>
        <w:ind w:left="0" w:right="0" w:firstLine="0"/>
      </w:pPr>
      <w:r>
        <w:rPr/>
        <w:sym w:font="Wingdings" w:char="F0E0"/>
      </w:r>
      <w:r>
        <w:t xml:space="preserve"> Fahrenheit to Celsius  :</w:t>
      </w:r>
    </w:p>
    <w:p w14:paraId="1EE619EF">
      <w:pPr>
        <w:spacing w:after="0" w:line="240" w:lineRule="auto"/>
        <w:ind w:right="0"/>
      </w:pPr>
      <w:r>
        <w:t>CODE:</w:t>
      </w:r>
    </w:p>
    <w:p w14:paraId="7C7DB193">
      <w:pPr>
        <w:spacing w:after="0" w:line="240" w:lineRule="auto"/>
        <w:ind w:right="0"/>
      </w:pPr>
    </w:p>
    <w:p w14:paraId="48F778B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8E01CB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28B97BF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ED52EA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36CD0C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00916C9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5FF5C41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1083187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04D321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2CEA67BB">
      <w:pPr>
        <w:spacing w:after="0" w:line="240" w:lineRule="auto"/>
        <w:ind w:right="0"/>
        <w:rPr>
          <w:lang w:val="en-US"/>
        </w:rPr>
      </w:pPr>
    </w:p>
    <w:p w14:paraId="2FD3BD4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4220C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EB7E06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25080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7F2280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14:paraId="368D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128FB8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>
      <w:pPr>
        <w:spacing w:after="0" w:line="240" w:lineRule="auto"/>
        <w:ind w:right="0"/>
        <w:rPr>
          <w:lang w:val="en-US"/>
        </w:rPr>
      </w:pPr>
    </w:p>
    <w:p w14:paraId="6910617E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>
      <w:pPr>
        <w:spacing w:after="0" w:line="240" w:lineRule="auto"/>
        <w:ind w:left="0" w:right="0" w:firstLine="0"/>
        <w:rPr>
          <w:lang w:val="en-US"/>
        </w:rPr>
      </w:pPr>
    </w:p>
    <w:p w14:paraId="328A1E41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>
      <w:pPr>
        <w:spacing w:after="0" w:line="240" w:lineRule="auto"/>
        <w:ind w:right="0"/>
        <w:rPr>
          <w:lang w:val="en-US"/>
        </w:rPr>
      </w:pPr>
    </w:p>
    <w:p w14:paraId="3807855B">
      <w:pPr>
        <w:spacing w:after="0" w:line="240" w:lineRule="auto"/>
        <w:ind w:right="0"/>
        <w:rPr>
          <w:lang w:val="en-US"/>
        </w:rPr>
      </w:pPr>
    </w:p>
    <w:p w14:paraId="2574A314">
      <w:pPr>
        <w:spacing w:after="0" w:line="240" w:lineRule="auto"/>
        <w:ind w:right="0"/>
        <w:rPr>
          <w:lang w:val="en-US"/>
        </w:rPr>
      </w:pPr>
    </w:p>
    <w:p w14:paraId="67C65D96">
      <w:pPr>
        <w:spacing w:after="0" w:line="240" w:lineRule="auto"/>
        <w:ind w:right="0"/>
        <w:rPr>
          <w:lang w:val="en-US"/>
        </w:rPr>
      </w:pPr>
    </w:p>
    <w:p w14:paraId="0B4418B4">
      <w:pPr>
        <w:spacing w:after="0" w:line="240" w:lineRule="auto"/>
        <w:ind w:right="0"/>
        <w:rPr>
          <w:lang w:val="en-US"/>
        </w:rPr>
      </w:pPr>
    </w:p>
    <w:p w14:paraId="610C78CE">
      <w:pPr>
        <w:spacing w:after="0" w:line="240" w:lineRule="auto"/>
        <w:ind w:right="0"/>
        <w:rPr>
          <w:lang w:val="en-US"/>
        </w:rPr>
      </w:pPr>
    </w:p>
    <w:p w14:paraId="66D78D39">
      <w:pPr>
        <w:spacing w:after="0" w:line="240" w:lineRule="auto"/>
        <w:ind w:right="0"/>
        <w:rPr>
          <w:lang w:val="en-US"/>
        </w:rPr>
      </w:pPr>
    </w:p>
    <w:p w14:paraId="39571902">
      <w:pPr>
        <w:spacing w:after="0" w:line="240" w:lineRule="auto"/>
        <w:ind w:right="0"/>
        <w:rPr>
          <w:lang w:val="en-US"/>
        </w:rPr>
      </w:pPr>
    </w:p>
    <w:p w14:paraId="5AC70DF8">
      <w:pPr>
        <w:spacing w:after="0" w:line="240" w:lineRule="auto"/>
        <w:ind w:right="0"/>
        <w:rPr>
          <w:lang w:val="en-US"/>
        </w:rPr>
      </w:pPr>
    </w:p>
    <w:p w14:paraId="5950903C">
      <w:pPr>
        <w:spacing w:after="0" w:line="240" w:lineRule="auto"/>
        <w:ind w:right="0"/>
        <w:rPr>
          <w:lang w:val="en-US"/>
        </w:rPr>
      </w:pPr>
    </w:p>
    <w:p w14:paraId="39B4F3B7">
      <w:pPr>
        <w:spacing w:after="0" w:line="240" w:lineRule="auto"/>
        <w:ind w:right="0"/>
        <w:rPr>
          <w:lang w:val="en-US"/>
        </w:rPr>
      </w:pPr>
    </w:p>
    <w:p w14:paraId="2778A161">
      <w:pPr>
        <w:spacing w:after="0" w:line="240" w:lineRule="auto"/>
        <w:ind w:right="0"/>
        <w:rPr>
          <w:lang w:val="en-US"/>
        </w:rPr>
      </w:pPr>
    </w:p>
    <w:p w14:paraId="2CB05A53">
      <w:pPr>
        <w:spacing w:after="0" w:line="240" w:lineRule="auto"/>
        <w:ind w:right="0"/>
        <w:rPr>
          <w:lang w:val="en-US"/>
        </w:rPr>
      </w:pPr>
    </w:p>
    <w:p w14:paraId="5C319EA9">
      <w:pPr>
        <w:spacing w:after="0" w:line="240" w:lineRule="auto"/>
        <w:ind w:right="0"/>
        <w:rPr>
          <w:lang w:val="en-US"/>
        </w:rPr>
      </w:pPr>
    </w:p>
    <w:p w14:paraId="34EB07B7">
      <w:pPr>
        <w:spacing w:after="0" w:line="240" w:lineRule="auto"/>
        <w:ind w:right="0"/>
        <w:rPr>
          <w:lang w:val="en-US"/>
        </w:rPr>
      </w:pPr>
    </w:p>
    <w:p w14:paraId="64FE5C3C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2A744276">
      <w:pPr>
        <w:pStyle w:val="11"/>
        <w:spacing w:after="0" w:line="240" w:lineRule="auto"/>
        <w:ind w:right="0" w:firstLine="0"/>
        <w:rPr>
          <w:lang w:val="en-US"/>
        </w:rPr>
      </w:pPr>
    </w:p>
    <w:p w14:paraId="5796E238">
      <w:pPr>
        <w:pStyle w:val="11"/>
        <w:spacing w:after="0" w:line="240" w:lineRule="auto"/>
        <w:ind w:right="0" w:firstLine="0"/>
        <w:rPr>
          <w:lang w:val="en-US"/>
        </w:rPr>
      </w:pPr>
    </w:p>
    <w:p w14:paraId="307F09B2">
      <w:pPr>
        <w:pStyle w:val="11"/>
        <w:spacing w:after="0" w:line="240" w:lineRule="auto"/>
        <w:ind w:right="0" w:firstLine="0"/>
        <w:rPr>
          <w:lang w:val="en-US"/>
        </w:rPr>
      </w:pPr>
    </w:p>
    <w:p w14:paraId="35005261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5F0D4B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1C13FB61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9F7D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28EFF27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12DF3132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176EFD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7F50DB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2F1BB3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54CA60F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72F6329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69FF2B9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1A8499B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5F867C50">
      <w:pPr>
        <w:pStyle w:val="11"/>
        <w:spacing w:after="0" w:line="240" w:lineRule="auto"/>
        <w:ind w:right="0" w:firstLine="0"/>
        <w:rPr>
          <w:lang w:val="en-US"/>
        </w:rPr>
      </w:pPr>
    </w:p>
    <w:p w14:paraId="746F634E">
      <w:pPr>
        <w:pStyle w:val="11"/>
        <w:spacing w:after="0" w:line="240" w:lineRule="auto"/>
        <w:ind w:right="0" w:firstLine="0"/>
        <w:rPr>
          <w:lang w:val="en-US"/>
        </w:rPr>
      </w:pPr>
    </w:p>
    <w:p w14:paraId="22DEDE35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59AC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F71B8D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75046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E6660F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54AFE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45E95CA1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</w:tbl>
    <w:p w14:paraId="084910A2">
      <w:pPr>
        <w:pStyle w:val="11"/>
        <w:spacing w:after="0" w:line="240" w:lineRule="auto"/>
        <w:ind w:right="0" w:firstLine="0"/>
        <w:rPr>
          <w:lang w:val="en-US"/>
        </w:rPr>
      </w:pPr>
    </w:p>
    <w:p w14:paraId="12974EE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P=1000;T=3;R=5</w:t>
      </w:r>
    </w:p>
    <w:p w14:paraId="60666AEF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>
      <w:pPr>
        <w:pStyle w:val="11"/>
        <w:spacing w:after="0" w:line="240" w:lineRule="auto"/>
        <w:ind w:right="0" w:firstLine="0"/>
        <w:rPr>
          <w:lang w:val="en-US"/>
        </w:rPr>
      </w:pPr>
    </w:p>
    <w:p w14:paraId="59CA58A5">
      <w:pPr>
        <w:pStyle w:val="11"/>
        <w:spacing w:after="0" w:line="240" w:lineRule="auto"/>
        <w:ind w:right="0" w:firstLine="0"/>
        <w:rPr>
          <w:lang w:val="en-US"/>
        </w:rPr>
      </w:pPr>
    </w:p>
    <w:p w14:paraId="1754BF81">
      <w:pPr>
        <w:pStyle w:val="11"/>
        <w:spacing w:after="0" w:line="240" w:lineRule="auto"/>
        <w:ind w:right="0" w:firstLine="0"/>
        <w:rPr>
          <w:lang w:val="en-US"/>
        </w:rPr>
      </w:pPr>
    </w:p>
    <w:p w14:paraId="29C39766">
      <w:pPr>
        <w:pStyle w:val="11"/>
        <w:spacing w:after="0" w:line="240" w:lineRule="auto"/>
        <w:ind w:right="0" w:firstLine="0"/>
        <w:rPr>
          <w:lang w:val="en-US"/>
        </w:rPr>
      </w:pPr>
    </w:p>
    <w:p w14:paraId="7BDC07B9">
      <w:pPr>
        <w:pStyle w:val="11"/>
        <w:spacing w:after="0" w:line="240" w:lineRule="auto"/>
        <w:ind w:right="0" w:firstLine="0"/>
        <w:rPr>
          <w:lang w:val="en-US"/>
        </w:rPr>
      </w:pPr>
    </w:p>
    <w:p w14:paraId="0A1DC498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330BB224">
      <w:pPr>
        <w:pStyle w:val="11"/>
        <w:spacing w:after="0" w:line="240" w:lineRule="auto"/>
        <w:ind w:right="0" w:firstLine="0"/>
        <w:rPr>
          <w:lang w:val="en-US"/>
        </w:rPr>
      </w:pPr>
    </w:p>
    <w:p w14:paraId="62BDEE63">
      <w:pPr>
        <w:pStyle w:val="11"/>
        <w:spacing w:after="0" w:line="240" w:lineRule="auto"/>
        <w:ind w:right="0" w:firstLine="0"/>
        <w:rPr>
          <w:lang w:val="en-US"/>
        </w:rPr>
      </w:pPr>
    </w:p>
    <w:p w14:paraId="2B6F279B">
      <w:pPr>
        <w:pStyle w:val="11"/>
        <w:spacing w:after="0" w:line="240" w:lineRule="auto"/>
        <w:ind w:right="0" w:firstLine="0"/>
        <w:rPr>
          <w:lang w:val="en-US"/>
        </w:rPr>
      </w:pPr>
    </w:p>
    <w:p w14:paraId="624F1E67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4BA388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ternary{</w:t>
      </w:r>
    </w:p>
    <w:p w14:paraId="5717C4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CAD5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1635D0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2BF5980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07D662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4695F154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0157FE1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27BC1C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769BCB3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51D073E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7D60EA11">
      <w:pPr>
        <w:pStyle w:val="11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0A0079DA">
      <w:pPr>
        <w:pStyle w:val="11"/>
        <w:spacing w:after="0" w:line="240" w:lineRule="auto"/>
        <w:ind w:right="0" w:firstLine="0"/>
        <w:rPr>
          <w:lang w:val="en-US"/>
        </w:rPr>
      </w:pPr>
    </w:p>
    <w:p w14:paraId="4F4F546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9355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6E243A0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6B788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7EA62C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14:paraId="3E0F4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8FFF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>
      <w:pPr>
        <w:pStyle w:val="11"/>
        <w:spacing w:after="0" w:line="240" w:lineRule="auto"/>
        <w:ind w:right="0" w:firstLine="0"/>
        <w:rPr>
          <w:lang w:val="en-US"/>
        </w:rPr>
      </w:pPr>
    </w:p>
    <w:p w14:paraId="03D75FF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>
      <w:pPr>
        <w:pStyle w:val="11"/>
        <w:spacing w:after="0" w:line="240" w:lineRule="auto"/>
        <w:ind w:right="0" w:firstLine="0"/>
        <w:rPr>
          <w:lang w:val="en-US"/>
        </w:rPr>
      </w:pPr>
    </w:p>
    <w:p w14:paraId="3A6D949A">
      <w:pPr>
        <w:pStyle w:val="11"/>
        <w:spacing w:after="0" w:line="240" w:lineRule="auto"/>
        <w:ind w:right="0" w:firstLine="0"/>
        <w:rPr>
          <w:lang w:val="en-US"/>
        </w:rPr>
      </w:pPr>
    </w:p>
    <w:p w14:paraId="7EA1FE77">
      <w:pPr>
        <w:pStyle w:val="11"/>
        <w:spacing w:after="0" w:line="240" w:lineRule="auto"/>
        <w:ind w:right="0" w:firstLine="0"/>
        <w:rPr>
          <w:lang w:val="en-US"/>
        </w:rPr>
      </w:pPr>
    </w:p>
    <w:p w14:paraId="0E88DB63">
      <w:pPr>
        <w:pStyle w:val="11"/>
        <w:spacing w:after="0" w:line="240" w:lineRule="auto"/>
        <w:ind w:right="0" w:firstLine="0"/>
        <w:rPr>
          <w:lang w:val="en-US"/>
        </w:rPr>
      </w:pPr>
    </w:p>
    <w:p w14:paraId="64B10089">
      <w:pPr>
        <w:pStyle w:val="11"/>
        <w:spacing w:after="0" w:line="240" w:lineRule="auto"/>
        <w:ind w:right="0" w:firstLine="0"/>
        <w:rPr>
          <w:lang w:val="en-US"/>
        </w:rPr>
      </w:pPr>
    </w:p>
    <w:p w14:paraId="2BD093BA">
      <w:pPr>
        <w:pStyle w:val="11"/>
        <w:spacing w:after="0" w:line="240" w:lineRule="auto"/>
        <w:ind w:right="0" w:firstLine="0"/>
        <w:rPr>
          <w:lang w:val="en-US"/>
        </w:rPr>
      </w:pPr>
    </w:p>
    <w:p w14:paraId="55761941">
      <w:pPr>
        <w:pStyle w:val="11"/>
        <w:spacing w:after="0" w:line="240" w:lineRule="auto"/>
        <w:ind w:right="0" w:firstLine="0"/>
        <w:rPr>
          <w:lang w:val="en-US"/>
        </w:rPr>
      </w:pPr>
    </w:p>
    <w:p w14:paraId="773A3700">
      <w:pPr>
        <w:pStyle w:val="11"/>
        <w:spacing w:after="0" w:line="240" w:lineRule="auto"/>
        <w:ind w:right="0" w:firstLine="0"/>
        <w:rPr>
          <w:lang w:val="en-US"/>
        </w:rPr>
      </w:pPr>
    </w:p>
    <w:p w14:paraId="1CBAC1DB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43AB9F90">
      <w:pPr>
        <w:pStyle w:val="11"/>
        <w:spacing w:after="0" w:line="240" w:lineRule="auto"/>
        <w:ind w:right="0" w:firstLine="0"/>
        <w:rPr>
          <w:lang w:val="en-US"/>
        </w:rPr>
      </w:pPr>
    </w:p>
    <w:p w14:paraId="2A152936">
      <w:pPr>
        <w:pStyle w:val="11"/>
        <w:spacing w:after="0" w:line="240" w:lineRule="auto"/>
        <w:ind w:right="0" w:firstLine="0"/>
        <w:rPr>
          <w:lang w:val="en-US"/>
        </w:rPr>
      </w:pPr>
    </w:p>
    <w:p w14:paraId="08DAC48D">
      <w:pPr>
        <w:pStyle w:val="11"/>
        <w:spacing w:after="0" w:line="240" w:lineRule="auto"/>
        <w:ind w:right="0" w:firstLine="0"/>
        <w:rPr>
          <w:lang w:val="en-US"/>
        </w:rPr>
      </w:pPr>
    </w:p>
    <w:p w14:paraId="2334EDEB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>
      <w:pPr>
        <w:pStyle w:val="11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71D4323">
      <w:pPr>
        <w:pStyle w:val="11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18A57C72">
      <w:pPr>
        <w:pStyle w:val="11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1FA3D604">
      <w:pPr>
        <w:pStyle w:val="11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6B561E8F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61DF3C3F">
      <w:pPr>
        <w:pStyle w:val="11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C173718">
      <w:pPr>
        <w:pStyle w:val="11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31A97760">
      <w:pPr>
        <w:pStyle w:val="11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4D5567AE">
      <w:pPr>
        <w:pStyle w:val="11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607754D4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4BB31716">
      <w:pPr>
        <w:pStyle w:val="11"/>
        <w:spacing w:line="240" w:lineRule="auto"/>
        <w:rPr>
          <w:lang w:val="en-US"/>
        </w:rPr>
      </w:pPr>
    </w:p>
    <w:p w14:paraId="6114F10E">
      <w:pPr>
        <w:pStyle w:val="11"/>
        <w:spacing w:after="0" w:line="240" w:lineRule="auto"/>
        <w:ind w:right="0" w:firstLine="0"/>
        <w:rPr>
          <w:lang w:val="en-US"/>
        </w:rPr>
      </w:pPr>
    </w:p>
    <w:p w14:paraId="7B7090C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173A6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2DF016C9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33BDD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72DCE8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14:paraId="09F3F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14F7F1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>
            <w:pPr>
              <w:pStyle w:val="11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>
      <w:pPr>
        <w:pStyle w:val="11"/>
        <w:spacing w:after="0" w:line="240" w:lineRule="auto"/>
        <w:ind w:right="0" w:firstLine="0"/>
        <w:rPr>
          <w:lang w:val="en-US"/>
        </w:rPr>
      </w:pPr>
    </w:p>
    <w:p w14:paraId="286F3BA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>
      <w:pPr>
        <w:pStyle w:val="11"/>
        <w:spacing w:after="0" w:line="240" w:lineRule="auto"/>
        <w:ind w:right="0" w:firstLine="0"/>
        <w:rPr>
          <w:lang w:val="en-US"/>
        </w:rPr>
      </w:pPr>
    </w:p>
    <w:p w14:paraId="07A552A3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>
      <w:pPr>
        <w:pStyle w:val="11"/>
        <w:spacing w:after="0" w:line="240" w:lineRule="auto"/>
        <w:ind w:right="0" w:firstLine="0"/>
        <w:rPr>
          <w:lang w:val="en-US"/>
        </w:rPr>
      </w:pPr>
    </w:p>
    <w:p w14:paraId="663E78D1">
      <w:pPr>
        <w:spacing w:after="0" w:line="240" w:lineRule="auto"/>
        <w:ind w:right="0"/>
      </w:pPr>
    </w:p>
    <w:p w14:paraId="78417098">
      <w:pPr>
        <w:spacing w:after="0" w:line="240" w:lineRule="auto"/>
        <w:ind w:right="0"/>
      </w:pPr>
    </w:p>
    <w:p w14:paraId="24BD447C">
      <w:pPr>
        <w:spacing w:after="0" w:line="240" w:lineRule="auto"/>
        <w:ind w:right="0"/>
      </w:pPr>
    </w:p>
    <w:p w14:paraId="487D2B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Week-3</w:t>
      </w:r>
    </w:p>
    <w:p w14:paraId="6E01840D">
      <w:pPr>
        <w:spacing w:after="0" w:line="240" w:lineRule="auto"/>
        <w:ind w:right="0"/>
      </w:pPr>
    </w:p>
    <w:p w14:paraId="35EA8440">
      <w:pPr>
        <w:spacing w:after="0" w:line="240" w:lineRule="auto"/>
        <w:ind w:left="0" w:right="0" w:firstLine="0"/>
      </w:pPr>
    </w:p>
    <w:p w14:paraId="35F71DC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643D1CF9">
      <w:pPr>
        <w:pStyle w:val="11"/>
        <w:spacing w:after="0" w:line="240" w:lineRule="auto"/>
        <w:ind w:left="835" w:right="0" w:firstLine="0"/>
        <w:rPr>
          <w:szCs w:val="28"/>
        </w:rPr>
      </w:pPr>
    </w:p>
    <w:p w14:paraId="178D6E93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27D7C962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1C556F2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1494CCC9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2B80EA4D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0BA9570E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7A7D67B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08BD00B9">
      <w:pPr>
        <w:spacing w:after="0" w:line="240" w:lineRule="auto"/>
        <w:ind w:right="0"/>
        <w:rPr>
          <w:szCs w:val="28"/>
        </w:rPr>
      </w:pPr>
    </w:p>
    <w:p w14:paraId="55D161D1">
      <w:pPr>
        <w:spacing w:after="0" w:line="240" w:lineRule="auto"/>
        <w:ind w:right="0"/>
        <w:rPr>
          <w:szCs w:val="28"/>
        </w:rPr>
      </w:pPr>
    </w:p>
    <w:p w14:paraId="5CA279FF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074E7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02F1B21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0A30A59F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5F47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814319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69BEFEF0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4685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AC9DCC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42E7D31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344C1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D3446A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2986D2A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D130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65B6DAD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5C8B74F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A0F0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F55170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4E6093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47EB0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016E4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77EFDC80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746E6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E13A3AE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727B04A7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>
      <w:pPr>
        <w:spacing w:after="0" w:line="240" w:lineRule="auto"/>
        <w:ind w:left="0" w:right="0" w:firstLine="0"/>
        <w:rPr>
          <w:sz w:val="24"/>
        </w:rPr>
      </w:pPr>
    </w:p>
    <w:p w14:paraId="0A883FB4">
      <w:pPr>
        <w:spacing w:after="0" w:line="240" w:lineRule="auto"/>
        <w:ind w:left="0" w:right="0" w:firstLine="0"/>
        <w:rPr>
          <w:sz w:val="24"/>
        </w:rPr>
      </w:pPr>
    </w:p>
    <w:p w14:paraId="09BC06C5">
      <w:pPr>
        <w:spacing w:after="0" w:line="240" w:lineRule="auto"/>
        <w:ind w:left="0" w:right="0" w:firstLine="0"/>
        <w:rPr>
          <w:sz w:val="24"/>
        </w:rPr>
      </w:pPr>
    </w:p>
    <w:p w14:paraId="6B08D41C">
      <w:pPr>
        <w:spacing w:after="0" w:line="240" w:lineRule="auto"/>
        <w:ind w:left="0" w:right="0" w:firstLine="0"/>
        <w:rPr>
          <w:sz w:val="24"/>
        </w:rPr>
      </w:pPr>
    </w:p>
    <w:p w14:paraId="0F366349">
      <w:pPr>
        <w:spacing w:after="0" w:line="240" w:lineRule="auto"/>
        <w:ind w:left="0" w:right="0" w:firstLine="0"/>
        <w:rPr>
          <w:sz w:val="24"/>
        </w:rPr>
      </w:pPr>
    </w:p>
    <w:p w14:paraId="5BA8DB5A">
      <w:pPr>
        <w:spacing w:after="0" w:line="240" w:lineRule="auto"/>
        <w:ind w:left="0" w:right="0" w:firstLine="0"/>
        <w:rPr>
          <w:sz w:val="24"/>
        </w:rPr>
      </w:pPr>
    </w:p>
    <w:p w14:paraId="46C3F421">
      <w:pPr>
        <w:spacing w:after="0" w:line="240" w:lineRule="auto"/>
        <w:ind w:left="0" w:right="0" w:firstLine="0"/>
        <w:rPr>
          <w:sz w:val="24"/>
        </w:rPr>
      </w:pPr>
    </w:p>
    <w:p w14:paraId="4A14DFD6">
      <w:pPr>
        <w:spacing w:after="0" w:line="240" w:lineRule="auto"/>
        <w:ind w:left="0" w:right="0" w:firstLine="0"/>
        <w:rPr>
          <w:sz w:val="24"/>
        </w:rPr>
      </w:pPr>
    </w:p>
    <w:p w14:paraId="1B93A711">
      <w:pPr>
        <w:spacing w:after="0" w:line="240" w:lineRule="auto"/>
        <w:ind w:left="0" w:right="0" w:firstLine="0"/>
        <w:rPr>
          <w:sz w:val="24"/>
        </w:rPr>
      </w:pPr>
    </w:p>
    <w:p w14:paraId="07B914D0">
      <w:pPr>
        <w:spacing w:after="0" w:line="240" w:lineRule="auto"/>
        <w:ind w:left="0" w:right="0" w:firstLine="0"/>
        <w:rPr>
          <w:sz w:val="24"/>
        </w:rPr>
      </w:pPr>
    </w:p>
    <w:p w14:paraId="77BF2D57">
      <w:pPr>
        <w:spacing w:after="0" w:line="240" w:lineRule="auto"/>
        <w:ind w:left="0" w:right="0" w:firstLine="0"/>
        <w:rPr>
          <w:sz w:val="24"/>
        </w:rPr>
      </w:pPr>
    </w:p>
    <w:p w14:paraId="15D7C349">
      <w:pPr>
        <w:spacing w:after="0" w:line="240" w:lineRule="auto"/>
        <w:ind w:left="0" w:right="0" w:firstLine="0"/>
        <w:rPr>
          <w:sz w:val="24"/>
        </w:rPr>
      </w:pPr>
    </w:p>
    <w:p w14:paraId="6C1D6F3D">
      <w:pPr>
        <w:spacing w:after="0" w:line="240" w:lineRule="auto"/>
        <w:ind w:left="0" w:right="0" w:firstLine="0"/>
        <w:rPr>
          <w:sz w:val="24"/>
        </w:rPr>
      </w:pPr>
    </w:p>
    <w:p w14:paraId="3C68047E">
      <w:pPr>
        <w:spacing w:after="0" w:line="240" w:lineRule="auto"/>
        <w:ind w:left="0" w:right="0" w:firstLine="0"/>
        <w:rPr>
          <w:sz w:val="24"/>
        </w:rPr>
      </w:pPr>
    </w:p>
    <w:p w14:paraId="0AD762D6">
      <w:pPr>
        <w:spacing w:after="0" w:line="240" w:lineRule="auto"/>
        <w:ind w:left="0" w:right="0" w:firstLine="0"/>
        <w:rPr>
          <w:sz w:val="24"/>
        </w:rPr>
      </w:pPr>
    </w:p>
    <w:p w14:paraId="2FBB37C7">
      <w:pPr>
        <w:spacing w:after="0" w:line="240" w:lineRule="auto"/>
        <w:ind w:left="0" w:right="0" w:firstLine="0"/>
        <w:rPr>
          <w:sz w:val="24"/>
        </w:rPr>
      </w:pPr>
    </w:p>
    <w:p w14:paraId="43175D4C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 w:val="28"/>
          <w:szCs w:val="28"/>
        </w:rPr>
        <w:t>CODE:</w:t>
      </w:r>
    </w:p>
    <w:p w14:paraId="3391B2D7">
      <w:pPr>
        <w:pStyle w:val="11"/>
        <w:spacing w:after="0" w:line="240" w:lineRule="auto"/>
        <w:ind w:left="835" w:right="0" w:firstLine="0"/>
        <w:rPr>
          <w:sz w:val="24"/>
        </w:rPr>
      </w:pPr>
    </w:p>
    <w:p w14:paraId="16C19856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1BFDC8A7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20764FD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20BA3233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2224A4C6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72D1F606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7BD849EC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3398EBC8">
      <w:pPr>
        <w:ind w:left="1430"/>
        <w:rPr>
          <w:szCs w:val="28"/>
        </w:rPr>
      </w:pPr>
    </w:p>
    <w:p w14:paraId="0C9A13AD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315762D9">
      <w:pPr>
        <w:ind w:left="0" w:firstLine="0"/>
        <w:rPr>
          <w:szCs w:val="28"/>
        </w:rPr>
      </w:pPr>
    </w:p>
    <w:p w14:paraId="13722858">
      <w:pPr>
        <w:ind w:left="0" w:firstLine="0"/>
        <w:rPr>
          <w:szCs w:val="28"/>
        </w:rPr>
      </w:pPr>
    </w:p>
    <w:p w14:paraId="0DF19A49">
      <w:pPr>
        <w:rPr>
          <w:szCs w:val="28"/>
        </w:rPr>
      </w:pPr>
      <w:r>
        <w:rPr>
          <w:szCs w:val="28"/>
        </w:rPr>
        <w:t xml:space="preserve"> public Car(String carColour, String carBrand, String fuelType, int    </w:t>
      </w:r>
    </w:p>
    <w:p w14:paraId="08B88C1C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2AE3BA62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7D71FB85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18CB06D1">
      <w:pPr>
        <w:ind w:left="1430"/>
        <w:rPr>
          <w:szCs w:val="28"/>
        </w:rPr>
      </w:pPr>
    </w:p>
    <w:p w14:paraId="3FD1502D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5BFD966D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2A80C9C3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29C9027A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1F70C47C">
      <w:pPr>
        <w:ind w:left="1430"/>
        <w:rPr>
          <w:szCs w:val="28"/>
        </w:rPr>
      </w:pPr>
    </w:p>
    <w:p w14:paraId="442E8B6F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48A7F89E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6EF99053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7722B291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09294C9B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106C8764">
      <w:pPr>
        <w:rPr>
          <w:szCs w:val="28"/>
        </w:rPr>
      </w:pPr>
      <w:r>
        <w:rPr>
          <w:szCs w:val="28"/>
        </w:rPr>
        <w:t xml:space="preserve">}//End of Method </w:t>
      </w:r>
    </w:p>
    <w:p w14:paraId="2E92B9D5">
      <w:pPr>
        <w:ind w:left="1430"/>
        <w:rPr>
          <w:szCs w:val="28"/>
        </w:rPr>
      </w:pPr>
    </w:p>
    <w:p w14:paraId="4DEFE430">
      <w:pPr>
        <w:rPr>
          <w:szCs w:val="28"/>
        </w:rPr>
      </w:pPr>
      <w:r>
        <w:rPr>
          <w:szCs w:val="28"/>
        </w:rPr>
        <w:t>// Method to end race</w:t>
      </w:r>
    </w:p>
    <w:p w14:paraId="0711EE0B">
      <w:pPr>
        <w:rPr>
          <w:szCs w:val="28"/>
        </w:rPr>
      </w:pPr>
      <w:r>
        <w:rPr>
          <w:szCs w:val="28"/>
        </w:rPr>
        <w:t>public void endRace() {</w:t>
      </w:r>
    </w:p>
    <w:p w14:paraId="55E5BEFD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69DCC314">
      <w:pPr>
        <w:rPr>
          <w:szCs w:val="28"/>
        </w:rPr>
      </w:pPr>
      <w:r>
        <w:rPr>
          <w:szCs w:val="28"/>
        </w:rPr>
        <w:t>the race!");</w:t>
      </w:r>
    </w:p>
    <w:p w14:paraId="181ABD8A">
      <w:pPr>
        <w:rPr>
          <w:szCs w:val="28"/>
        </w:rPr>
      </w:pPr>
      <w:r>
        <w:rPr>
          <w:szCs w:val="28"/>
        </w:rPr>
        <w:t>}</w:t>
      </w:r>
    </w:p>
    <w:p w14:paraId="5534C7EE">
      <w:pPr>
        <w:rPr>
          <w:szCs w:val="28"/>
        </w:rPr>
      </w:pPr>
      <w:r>
        <w:rPr>
          <w:szCs w:val="28"/>
        </w:rPr>
        <w:t>//End of the Method</w:t>
      </w:r>
    </w:p>
    <w:p w14:paraId="64E6E45A">
      <w:pPr>
        <w:ind w:left="1430"/>
        <w:rPr>
          <w:szCs w:val="28"/>
        </w:rPr>
      </w:pPr>
    </w:p>
    <w:p w14:paraId="08D34A4F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2CD6649C">
      <w:pPr>
        <w:rPr>
          <w:szCs w:val="28"/>
        </w:rPr>
      </w:pPr>
      <w:r>
        <w:rPr>
          <w:szCs w:val="28"/>
        </w:rPr>
        <w:t>public static void main(String[] args) {</w:t>
      </w:r>
    </w:p>
    <w:p w14:paraId="37DE7915">
      <w:pPr>
        <w:ind w:left="1430"/>
        <w:rPr>
          <w:szCs w:val="28"/>
        </w:rPr>
      </w:pPr>
      <w:r>
        <w:rPr>
          <w:szCs w:val="28"/>
        </w:rPr>
        <w:t xml:space="preserve">        // Creating three objects</w:t>
      </w:r>
    </w:p>
    <w:p w14:paraId="59CDEF51">
      <w:pPr>
        <w:rPr>
          <w:szCs w:val="28"/>
        </w:rPr>
      </w:pPr>
    </w:p>
    <w:p w14:paraId="2AF32CA5">
      <w:pPr>
        <w:rPr>
          <w:szCs w:val="28"/>
        </w:rPr>
      </w:pPr>
    </w:p>
    <w:p w14:paraId="2CA81BF9">
      <w:pPr>
        <w:rPr>
          <w:szCs w:val="28"/>
        </w:rPr>
      </w:pPr>
    </w:p>
    <w:p w14:paraId="6CD7EE3F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32DBDC0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3793C23E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3A8FA0FC">
      <w:pPr>
        <w:ind w:left="1430"/>
        <w:rPr>
          <w:szCs w:val="28"/>
        </w:rPr>
      </w:pPr>
    </w:p>
    <w:p w14:paraId="331FC2EF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64860711">
      <w:pPr>
        <w:rPr>
          <w:szCs w:val="28"/>
        </w:rPr>
      </w:pPr>
      <w:r>
        <w:rPr>
          <w:szCs w:val="28"/>
        </w:rPr>
        <w:t>car1.startRacing();</w:t>
      </w:r>
    </w:p>
    <w:p w14:paraId="04C9F284">
      <w:pPr>
        <w:rPr>
          <w:szCs w:val="28"/>
        </w:rPr>
      </w:pPr>
      <w:r>
        <w:rPr>
          <w:szCs w:val="28"/>
        </w:rPr>
        <w:t>car1.endRace();</w:t>
      </w:r>
    </w:p>
    <w:p w14:paraId="5269758A">
      <w:pPr>
        <w:ind w:left="1430"/>
        <w:rPr>
          <w:szCs w:val="28"/>
        </w:rPr>
      </w:pPr>
    </w:p>
    <w:p w14:paraId="32CF02D4">
      <w:pPr>
        <w:rPr>
          <w:szCs w:val="28"/>
        </w:rPr>
      </w:pPr>
      <w:r>
        <w:rPr>
          <w:szCs w:val="28"/>
        </w:rPr>
        <w:t>car2.startRacing();</w:t>
      </w:r>
    </w:p>
    <w:p w14:paraId="4AAC54BC">
      <w:pPr>
        <w:rPr>
          <w:szCs w:val="28"/>
        </w:rPr>
      </w:pPr>
      <w:r>
        <w:rPr>
          <w:szCs w:val="28"/>
        </w:rPr>
        <w:t>car2.endRace();</w:t>
      </w:r>
    </w:p>
    <w:p w14:paraId="503B8258">
      <w:pPr>
        <w:ind w:left="1430"/>
        <w:rPr>
          <w:szCs w:val="28"/>
        </w:rPr>
      </w:pPr>
    </w:p>
    <w:p w14:paraId="16043FD7">
      <w:pPr>
        <w:rPr>
          <w:szCs w:val="28"/>
        </w:rPr>
      </w:pPr>
      <w:r>
        <w:rPr>
          <w:szCs w:val="28"/>
        </w:rPr>
        <w:t>car3.startRacing();</w:t>
      </w:r>
    </w:p>
    <w:p w14:paraId="3C11D4BA">
      <w:pPr>
        <w:rPr>
          <w:szCs w:val="28"/>
        </w:rPr>
      </w:pPr>
      <w:r>
        <w:rPr>
          <w:szCs w:val="28"/>
        </w:rPr>
        <w:t>car3.endRace();</w:t>
      </w:r>
    </w:p>
    <w:p w14:paraId="131AB133">
      <w:pPr>
        <w:rPr>
          <w:szCs w:val="28"/>
        </w:rPr>
      </w:pPr>
      <w:r>
        <w:rPr>
          <w:szCs w:val="28"/>
        </w:rPr>
        <w:t>}</w:t>
      </w:r>
    </w:p>
    <w:p w14:paraId="020CABE7">
      <w:pPr>
        <w:rPr>
          <w:szCs w:val="28"/>
        </w:rPr>
      </w:pPr>
      <w:r>
        <w:rPr>
          <w:szCs w:val="28"/>
        </w:rPr>
        <w:t>}</w:t>
      </w:r>
    </w:p>
    <w:p w14:paraId="2B73BED7">
      <w:pPr>
        <w:rPr>
          <w:szCs w:val="28"/>
        </w:rPr>
      </w:pPr>
    </w:p>
    <w:p w14:paraId="05008402">
      <w:pPr>
        <w:rPr>
          <w:szCs w:val="28"/>
        </w:rPr>
      </w:pPr>
    </w:p>
    <w:p w14:paraId="09A0E59B">
      <w:pPr>
        <w:rPr>
          <w:szCs w:val="28"/>
        </w:rPr>
      </w:pPr>
      <w:r>
        <w:rPr>
          <w:szCs w:val="28"/>
        </w:rPr>
        <w:t>Output:</w:t>
      </w:r>
    </w:p>
    <w:p w14:paraId="7C952646">
      <w:pPr>
        <w:ind w:left="1430"/>
        <w:rPr>
          <w:sz w:val="24"/>
        </w:rPr>
      </w:pPr>
    </w:p>
    <w:p w14:paraId="7786C27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>
      <w:pPr>
        <w:rPr>
          <w:sz w:val="24"/>
        </w:rPr>
      </w:pPr>
      <w:r>
        <w:drawing>
          <wp:inline distT="0" distB="0" distL="0" distR="0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>
      <w:pPr>
        <w:ind w:left="1430"/>
        <w:rPr>
          <w:sz w:val="24"/>
        </w:rPr>
      </w:pPr>
    </w:p>
    <w:p w14:paraId="718CF0EC">
      <w:pPr>
        <w:ind w:left="1430"/>
        <w:rPr>
          <w:sz w:val="24"/>
        </w:rPr>
      </w:pPr>
    </w:p>
    <w:p w14:paraId="4703870B">
      <w:pPr>
        <w:ind w:left="1430"/>
        <w:rPr>
          <w:sz w:val="24"/>
        </w:rPr>
      </w:pPr>
    </w:p>
    <w:p w14:paraId="6D608DD4">
      <w:pPr>
        <w:ind w:left="1430"/>
        <w:rPr>
          <w:sz w:val="24"/>
        </w:rPr>
      </w:pPr>
    </w:p>
    <w:p w14:paraId="795253E7">
      <w:pPr>
        <w:ind w:left="1430"/>
        <w:rPr>
          <w:sz w:val="24"/>
        </w:rPr>
      </w:pPr>
    </w:p>
    <w:p w14:paraId="29DA3CDD">
      <w:pPr>
        <w:ind w:left="1430"/>
        <w:rPr>
          <w:sz w:val="24"/>
        </w:rPr>
      </w:pPr>
    </w:p>
    <w:p w14:paraId="67C29452">
      <w:pPr>
        <w:ind w:left="1430"/>
        <w:rPr>
          <w:sz w:val="24"/>
        </w:rPr>
      </w:pPr>
    </w:p>
    <w:p w14:paraId="62D566B9">
      <w:pPr>
        <w:ind w:left="1430"/>
        <w:rPr>
          <w:sz w:val="24"/>
        </w:rPr>
      </w:pPr>
    </w:p>
    <w:p w14:paraId="67B37B2B">
      <w:pPr>
        <w:ind w:left="1430"/>
        <w:rPr>
          <w:sz w:val="24"/>
        </w:rPr>
      </w:pPr>
    </w:p>
    <w:p w14:paraId="407F96B7">
      <w:pPr>
        <w:ind w:left="1430"/>
        <w:rPr>
          <w:sz w:val="24"/>
        </w:rPr>
      </w:pPr>
    </w:p>
    <w:p w14:paraId="402DEF4F">
      <w:pPr>
        <w:ind w:left="1430"/>
        <w:rPr>
          <w:sz w:val="24"/>
        </w:rPr>
      </w:pPr>
    </w:p>
    <w:p w14:paraId="772ECD4E">
      <w:pPr>
        <w:ind w:left="1430"/>
        <w:rPr>
          <w:sz w:val="24"/>
        </w:rPr>
      </w:pPr>
    </w:p>
    <w:p w14:paraId="7BB5C5C2">
      <w:pPr>
        <w:ind w:left="1430"/>
        <w:rPr>
          <w:sz w:val="24"/>
        </w:rPr>
      </w:pPr>
    </w:p>
    <w:p w14:paraId="1F479562">
      <w:pPr>
        <w:rPr>
          <w:sz w:val="24"/>
        </w:rPr>
      </w:pPr>
    </w:p>
    <w:p w14:paraId="200B8DB6">
      <w:pPr>
        <w:rPr>
          <w:sz w:val="24"/>
        </w:rPr>
      </w:pPr>
    </w:p>
    <w:p w14:paraId="75156C90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Errorc Table:</w:t>
      </w:r>
    </w:p>
    <w:p w14:paraId="6823160D">
      <w:pPr>
        <w:ind w:left="1430"/>
        <w:rPr>
          <w:sz w:val="24"/>
        </w:rPr>
      </w:pPr>
    </w:p>
    <w:p w14:paraId="2C2E003E">
      <w:pPr>
        <w:ind w:left="143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428"/>
        <w:gridCol w:w="5398"/>
      </w:tblGrid>
      <w:tr w14:paraId="09C88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BCC18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14:paraId="3FB66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678" w:type="dxa"/>
          </w:tcPr>
          <w:p w14:paraId="6E3FA2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14:paraId="0620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678" w:type="dxa"/>
          </w:tcPr>
          <w:p w14:paraId="542BFAF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627C0A5">
            <w:pPr>
              <w:pStyle w:val="6"/>
              <w:rPr>
                <w:rFonts w:asciiTheme="minorHAnsi" w:hAnsiTheme="minorHAnsi" w:eastAsiaTheme="minorEastAsia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0E163CA2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>
      <w:pPr>
        <w:rPr>
          <w:sz w:val="24"/>
        </w:rPr>
      </w:pPr>
    </w:p>
    <w:p w14:paraId="00CC4FDB">
      <w:pPr>
        <w:rPr>
          <w:sz w:val="24"/>
        </w:rPr>
      </w:pPr>
    </w:p>
    <w:p w14:paraId="392037F6">
      <w:pPr>
        <w:rPr>
          <w:sz w:val="24"/>
        </w:rPr>
      </w:pPr>
    </w:p>
    <w:p w14:paraId="396BD7C9">
      <w:pPr>
        <w:spacing w:line="240" w:lineRule="auto"/>
        <w:ind w:right="1998"/>
        <w:rPr>
          <w:sz w:val="24"/>
        </w:rPr>
      </w:pPr>
    </w:p>
    <w:p w14:paraId="79421EF2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 </w:t>
      </w:r>
      <w:r>
        <w:rPr>
          <w:szCs w:val="28"/>
        </w:rPr>
        <w:t>Write a  class by writing java program named Bank Account</w:t>
      </w:r>
    </w:p>
    <w:p w14:paraId="78AA1D73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3138C894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A739CB8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70503F91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51A3A02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0D42CE9C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6FCE820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>
      <w:pPr>
        <w:pStyle w:val="11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203BCAA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C5108DF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1BCE0AC3">
      <w:pPr>
        <w:spacing w:after="0" w:line="240" w:lineRule="auto"/>
        <w:ind w:right="0"/>
        <w:rPr>
          <w:sz w:val="24"/>
        </w:rPr>
      </w:pPr>
    </w:p>
    <w:p w14:paraId="4A7F93B6">
      <w:pPr>
        <w:spacing w:after="0" w:line="240" w:lineRule="auto"/>
        <w:ind w:right="0"/>
        <w:rPr>
          <w:sz w:val="24"/>
        </w:rPr>
      </w:pPr>
    </w:p>
    <w:p w14:paraId="1B5281CA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2C96A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49DF99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7813D9C7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F80E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AC7035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2FD7A926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34FA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EED8F04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4A9443D3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6810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64CF70F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21AEB5C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0C02F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178379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471BAE85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14:paraId="39DE8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9D4769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6D6649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>
      <w:pPr>
        <w:pStyle w:val="11"/>
        <w:spacing w:after="0" w:line="240" w:lineRule="auto"/>
        <w:ind w:left="835" w:right="0" w:firstLine="0"/>
        <w:rPr>
          <w:sz w:val="24"/>
        </w:rPr>
      </w:pPr>
    </w:p>
    <w:p w14:paraId="3CC3D751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>
      <w:pPr>
        <w:rPr>
          <w:sz w:val="24"/>
        </w:rPr>
      </w:pPr>
    </w:p>
    <w:p w14:paraId="41B378CF">
      <w:pPr>
        <w:rPr>
          <w:szCs w:val="28"/>
        </w:rPr>
      </w:pPr>
    </w:p>
    <w:p w14:paraId="7B62073A">
      <w:pPr>
        <w:rPr>
          <w:szCs w:val="28"/>
        </w:rPr>
      </w:pPr>
    </w:p>
    <w:p w14:paraId="42336244">
      <w:pPr>
        <w:rPr>
          <w:szCs w:val="28"/>
        </w:rPr>
      </w:pPr>
    </w:p>
    <w:p w14:paraId="47EF348F">
      <w:pPr>
        <w:rPr>
          <w:szCs w:val="28"/>
        </w:rPr>
      </w:pPr>
    </w:p>
    <w:p w14:paraId="7E115F42">
      <w:pPr>
        <w:rPr>
          <w:szCs w:val="28"/>
        </w:rPr>
      </w:pPr>
    </w:p>
    <w:p w14:paraId="76FFBC5D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284B87EB">
      <w:pPr>
        <w:rPr>
          <w:szCs w:val="28"/>
        </w:rPr>
      </w:pPr>
    </w:p>
    <w:p w14:paraId="23BCFDD2">
      <w:pPr>
        <w:rPr>
          <w:sz w:val="24"/>
        </w:rPr>
      </w:pPr>
      <w:r>
        <w:rPr>
          <w:szCs w:val="28"/>
        </w:rPr>
        <w:t>import java.util.Scanner;</w:t>
      </w:r>
    </w:p>
    <w:p w14:paraId="64589721">
      <w:pPr>
        <w:rPr>
          <w:szCs w:val="28"/>
        </w:rPr>
      </w:pPr>
      <w:r>
        <w:rPr>
          <w:szCs w:val="28"/>
        </w:rPr>
        <w:t>class BankAccount {</w:t>
      </w:r>
    </w:p>
    <w:p w14:paraId="35AAB19E">
      <w:pPr>
        <w:rPr>
          <w:szCs w:val="28"/>
        </w:rPr>
      </w:pPr>
      <w:r>
        <w:rPr>
          <w:szCs w:val="28"/>
        </w:rPr>
        <w:t>String name;</w:t>
      </w:r>
    </w:p>
    <w:p w14:paraId="706CD210">
      <w:pPr>
        <w:rPr>
          <w:szCs w:val="28"/>
        </w:rPr>
      </w:pPr>
      <w:r>
        <w:rPr>
          <w:szCs w:val="28"/>
        </w:rPr>
        <w:t>int accountNumber;</w:t>
      </w:r>
    </w:p>
    <w:p w14:paraId="19C39D96">
      <w:pPr>
        <w:rPr>
          <w:szCs w:val="28"/>
        </w:rPr>
      </w:pPr>
      <w:r>
        <w:rPr>
          <w:szCs w:val="28"/>
        </w:rPr>
        <w:t>int currentBalance;</w:t>
      </w:r>
    </w:p>
    <w:p w14:paraId="00813B05">
      <w:pPr>
        <w:ind w:left="1480"/>
        <w:rPr>
          <w:szCs w:val="28"/>
        </w:rPr>
      </w:pPr>
    </w:p>
    <w:p w14:paraId="78C1D2C7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3EC023B1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6C260501">
      <w:pPr>
        <w:rPr>
          <w:szCs w:val="28"/>
        </w:rPr>
      </w:pPr>
      <w:r>
        <w:rPr>
          <w:szCs w:val="28"/>
        </w:rPr>
        <w:t>this.name = name;</w:t>
      </w:r>
    </w:p>
    <w:p w14:paraId="099AF10D">
      <w:pPr>
        <w:rPr>
          <w:szCs w:val="28"/>
        </w:rPr>
      </w:pPr>
      <w:r>
        <w:rPr>
          <w:szCs w:val="28"/>
        </w:rPr>
        <w:t>this.accountNumber = accountNumber;</w:t>
      </w:r>
    </w:p>
    <w:p w14:paraId="181E329A">
      <w:pPr>
        <w:rPr>
          <w:szCs w:val="28"/>
        </w:rPr>
      </w:pPr>
      <w:r>
        <w:rPr>
          <w:szCs w:val="28"/>
        </w:rPr>
        <w:t>this.currentBalance = currentBalance;</w:t>
      </w:r>
    </w:p>
    <w:p w14:paraId="5987FE3C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513117CA">
      <w:pPr>
        <w:rPr>
          <w:szCs w:val="28"/>
        </w:rPr>
      </w:pPr>
      <w:r>
        <w:rPr>
          <w:szCs w:val="28"/>
        </w:rPr>
        <w:t>}</w:t>
      </w:r>
    </w:p>
    <w:p w14:paraId="636A91F9">
      <w:pPr>
        <w:ind w:left="1480"/>
        <w:rPr>
          <w:szCs w:val="28"/>
        </w:rPr>
      </w:pPr>
    </w:p>
    <w:p w14:paraId="0A6EE563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5B62B7F7">
      <w:pPr>
        <w:rPr>
          <w:szCs w:val="28"/>
        </w:rPr>
      </w:pPr>
      <w:r>
        <w:rPr>
          <w:szCs w:val="28"/>
        </w:rPr>
        <w:t>public void withdraw(int withdrawAmount) {</w:t>
      </w:r>
    </w:p>
    <w:p w14:paraId="753876FD">
      <w:pPr>
        <w:rPr>
          <w:szCs w:val="28"/>
        </w:rPr>
      </w:pPr>
      <w:r>
        <w:rPr>
          <w:szCs w:val="28"/>
        </w:rPr>
        <w:t>if (withdrawAmount &lt;= currentBalance) {</w:t>
      </w:r>
    </w:p>
    <w:p w14:paraId="1239B635">
      <w:pPr>
        <w:rPr>
          <w:szCs w:val="28"/>
        </w:rPr>
      </w:pPr>
      <w:r>
        <w:rPr>
          <w:szCs w:val="28"/>
        </w:rPr>
        <w:t>currentBalance -= withdrawAmount;</w:t>
      </w:r>
    </w:p>
    <w:p w14:paraId="4B0FD11E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8D638C7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046B30DB">
      <w:pPr>
        <w:rPr>
          <w:szCs w:val="28"/>
        </w:rPr>
      </w:pPr>
      <w:r>
        <w:rPr>
          <w:szCs w:val="28"/>
        </w:rPr>
        <w:t xml:space="preserve">} </w:t>
      </w:r>
    </w:p>
    <w:p w14:paraId="0D4CEBB5">
      <w:pPr>
        <w:rPr>
          <w:szCs w:val="28"/>
        </w:rPr>
      </w:pPr>
      <w:r>
        <w:rPr>
          <w:szCs w:val="28"/>
        </w:rPr>
        <w:t>else {</w:t>
      </w:r>
    </w:p>
    <w:p w14:paraId="5AFB482F">
      <w:pPr>
        <w:ind w:left="0" w:firstLine="0"/>
        <w:rPr>
          <w:szCs w:val="28"/>
        </w:rPr>
      </w:pPr>
      <w:r>
        <w:rPr>
          <w:szCs w:val="28"/>
        </w:rPr>
        <w:t xml:space="preserve"> System.out.println("Insufficient Funds");</w:t>
      </w:r>
    </w:p>
    <w:p w14:paraId="4739C4BA">
      <w:pPr>
        <w:ind w:left="1480"/>
        <w:rPr>
          <w:szCs w:val="28"/>
        </w:rPr>
      </w:pPr>
      <w:r>
        <w:rPr>
          <w:szCs w:val="28"/>
        </w:rPr>
        <w:t xml:space="preserve">       </w:t>
      </w:r>
    </w:p>
    <w:p w14:paraId="19E410D2">
      <w:pPr>
        <w:ind w:left="1480"/>
        <w:rPr>
          <w:szCs w:val="28"/>
        </w:rPr>
      </w:pPr>
    </w:p>
    <w:p w14:paraId="2FA2FB68">
      <w:pPr>
        <w:ind w:left="1480"/>
        <w:rPr>
          <w:szCs w:val="28"/>
        </w:rPr>
      </w:pPr>
    </w:p>
    <w:p w14:paraId="750D0D36">
      <w:pPr>
        <w:rPr>
          <w:szCs w:val="28"/>
        </w:rPr>
      </w:pPr>
      <w:r>
        <w:rPr>
          <w:szCs w:val="28"/>
        </w:rPr>
        <w:t>}</w:t>
      </w:r>
    </w:p>
    <w:p w14:paraId="10C0BE2A">
      <w:pPr>
        <w:rPr>
          <w:szCs w:val="28"/>
        </w:rPr>
      </w:pPr>
      <w:r>
        <w:rPr>
          <w:szCs w:val="28"/>
        </w:rPr>
        <w:t>}</w:t>
      </w:r>
    </w:p>
    <w:p w14:paraId="4D4C1A50">
      <w:pPr>
        <w:ind w:left="1480"/>
        <w:rPr>
          <w:szCs w:val="28"/>
        </w:rPr>
      </w:pPr>
    </w:p>
    <w:p w14:paraId="7B9A4CB8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697E30FE">
      <w:pPr>
        <w:rPr>
          <w:szCs w:val="28"/>
        </w:rPr>
      </w:pPr>
      <w:r>
        <w:rPr>
          <w:szCs w:val="28"/>
        </w:rPr>
        <w:t>public int deposit(int depositAmount) {</w:t>
      </w:r>
    </w:p>
    <w:p w14:paraId="292A6DBF">
      <w:pPr>
        <w:rPr>
          <w:szCs w:val="28"/>
        </w:rPr>
      </w:pPr>
      <w:r>
        <w:rPr>
          <w:szCs w:val="28"/>
        </w:rPr>
        <w:t>currentBalance += depositAmount;</w:t>
      </w:r>
    </w:p>
    <w:p w14:paraId="5BC0FA52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5501600">
      <w:pPr>
        <w:rPr>
          <w:szCs w:val="28"/>
        </w:rPr>
      </w:pPr>
      <w:r>
        <w:rPr>
          <w:szCs w:val="28"/>
        </w:rPr>
        <w:t>return currentBalance;</w:t>
      </w:r>
    </w:p>
    <w:p w14:paraId="3C68BB4B">
      <w:pPr>
        <w:rPr>
          <w:szCs w:val="28"/>
        </w:rPr>
      </w:pPr>
      <w:r>
        <w:rPr>
          <w:szCs w:val="28"/>
        </w:rPr>
        <w:t>}</w:t>
      </w:r>
    </w:p>
    <w:p w14:paraId="18E5F60E">
      <w:pPr>
        <w:ind w:left="1480"/>
        <w:rPr>
          <w:szCs w:val="28"/>
        </w:rPr>
      </w:pPr>
    </w:p>
    <w:p w14:paraId="7FFE9657">
      <w:pPr>
        <w:ind w:left="1480"/>
        <w:rPr>
          <w:szCs w:val="28"/>
        </w:rPr>
      </w:pPr>
      <w:r>
        <w:rPr>
          <w:szCs w:val="28"/>
        </w:rPr>
        <w:t xml:space="preserve">   </w:t>
      </w:r>
    </w:p>
    <w:p w14:paraId="1D34FF1D">
      <w:pPr>
        <w:ind w:left="1480"/>
        <w:rPr>
          <w:szCs w:val="28"/>
        </w:rPr>
      </w:pPr>
    </w:p>
    <w:p w14:paraId="5CAF8446">
      <w:pPr>
        <w:ind w:left="1480"/>
        <w:rPr>
          <w:szCs w:val="28"/>
        </w:rPr>
      </w:pPr>
    </w:p>
    <w:p w14:paraId="491D2757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7E7B0D8B">
      <w:pPr>
        <w:rPr>
          <w:szCs w:val="28"/>
        </w:rPr>
      </w:pPr>
      <w:r>
        <w:rPr>
          <w:szCs w:val="28"/>
        </w:rPr>
        <w:t>public static void main(String[] args) {</w:t>
      </w:r>
    </w:p>
    <w:p w14:paraId="51C37EA3">
      <w:pPr>
        <w:rPr>
          <w:szCs w:val="28"/>
        </w:rPr>
      </w:pPr>
      <w:r>
        <w:rPr>
          <w:szCs w:val="28"/>
        </w:rPr>
        <w:t>Scanner scanner = new Scanner(System.in);</w:t>
      </w:r>
    </w:p>
    <w:p w14:paraId="53DE17D8">
      <w:pPr>
        <w:ind w:left="1480"/>
        <w:rPr>
          <w:szCs w:val="28"/>
        </w:rPr>
      </w:pPr>
    </w:p>
    <w:p w14:paraId="0A459123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29DDB320">
      <w:pPr>
        <w:rPr>
          <w:szCs w:val="28"/>
        </w:rPr>
      </w:pPr>
      <w:r>
        <w:rPr>
          <w:szCs w:val="28"/>
        </w:rPr>
        <w:t>System.out.print("Enter your name: ");</w:t>
      </w:r>
    </w:p>
    <w:p w14:paraId="392D8A13">
      <w:pPr>
        <w:rPr>
          <w:szCs w:val="28"/>
        </w:rPr>
      </w:pPr>
      <w:r>
        <w:rPr>
          <w:szCs w:val="28"/>
        </w:rPr>
        <w:t>String name = scanner.nextLine();</w:t>
      </w:r>
    </w:p>
    <w:p w14:paraId="2316BE44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3A8DF57E">
      <w:pPr>
        <w:rPr>
          <w:szCs w:val="28"/>
        </w:rPr>
      </w:pPr>
      <w:r>
        <w:rPr>
          <w:szCs w:val="28"/>
        </w:rPr>
        <w:t>int accountNumber = scanner.nextInt();</w:t>
      </w:r>
    </w:p>
    <w:p w14:paraId="730FC4DA">
      <w:pPr>
        <w:ind w:left="1480"/>
        <w:rPr>
          <w:szCs w:val="28"/>
        </w:rPr>
      </w:pPr>
    </w:p>
    <w:p w14:paraId="3EFFD67B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77D40D1D">
      <w:pPr>
        <w:rPr>
          <w:szCs w:val="28"/>
        </w:rPr>
      </w:pPr>
      <w:r>
        <w:rPr>
          <w:szCs w:val="28"/>
        </w:rPr>
        <w:t>int initialBalance = scanner.nextInt();</w:t>
      </w:r>
    </w:p>
    <w:p w14:paraId="1D0808F9">
      <w:pPr>
        <w:ind w:left="1480"/>
        <w:rPr>
          <w:szCs w:val="28"/>
        </w:rPr>
      </w:pPr>
    </w:p>
    <w:p w14:paraId="584D009D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1D1D5DCE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0AA4685A">
      <w:pPr>
        <w:rPr>
          <w:szCs w:val="28"/>
        </w:rPr>
      </w:pPr>
      <w:r>
        <w:rPr>
          <w:szCs w:val="28"/>
        </w:rPr>
        <w:t>accountNumber, initialBalance);</w:t>
      </w:r>
    </w:p>
    <w:p w14:paraId="6044073B">
      <w:pPr>
        <w:ind w:left="1480"/>
        <w:rPr>
          <w:szCs w:val="28"/>
        </w:rPr>
      </w:pPr>
    </w:p>
    <w:p w14:paraId="2CD647AA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33880772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4926D38">
      <w:pPr>
        <w:rPr>
          <w:szCs w:val="28"/>
        </w:rPr>
      </w:pPr>
      <w:r>
        <w:rPr>
          <w:szCs w:val="28"/>
        </w:rPr>
        <w:t>int withdrawAmount = scanner.nextInt();</w:t>
      </w:r>
    </w:p>
    <w:p w14:paraId="0074B7CB">
      <w:pPr>
        <w:rPr>
          <w:szCs w:val="28"/>
        </w:rPr>
      </w:pPr>
      <w:r>
        <w:rPr>
          <w:szCs w:val="28"/>
        </w:rPr>
        <w:t>account.withdraw(withdrawAmount);</w:t>
      </w:r>
    </w:p>
    <w:p w14:paraId="18BB8DF0">
      <w:pPr>
        <w:ind w:left="1480"/>
        <w:rPr>
          <w:szCs w:val="28"/>
        </w:rPr>
      </w:pPr>
    </w:p>
    <w:p w14:paraId="6E40E396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4A67EE0F">
      <w:pPr>
        <w:rPr>
          <w:szCs w:val="28"/>
        </w:rPr>
      </w:pPr>
      <w:r>
        <w:rPr>
          <w:szCs w:val="28"/>
        </w:rPr>
        <w:t>int depositAmount = scanner.nextInt();</w:t>
      </w:r>
    </w:p>
    <w:p w14:paraId="1024A1B9">
      <w:pPr>
        <w:rPr>
          <w:szCs w:val="28"/>
        </w:rPr>
      </w:pPr>
      <w:r>
        <w:rPr>
          <w:szCs w:val="28"/>
        </w:rPr>
        <w:t>account.deposit(depositAmount);</w:t>
      </w:r>
    </w:p>
    <w:p w14:paraId="685CFBBD">
      <w:pPr>
        <w:ind w:left="1480"/>
        <w:rPr>
          <w:szCs w:val="28"/>
        </w:rPr>
      </w:pPr>
    </w:p>
    <w:p w14:paraId="52327114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7428E9EC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60A304E2">
      <w:pPr>
        <w:ind w:left="1480"/>
        <w:rPr>
          <w:szCs w:val="28"/>
        </w:rPr>
      </w:pPr>
    </w:p>
    <w:p w14:paraId="68FF3F92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2336AC57">
      <w:pPr>
        <w:rPr>
          <w:szCs w:val="28"/>
        </w:rPr>
      </w:pPr>
      <w:r>
        <w:rPr>
          <w:szCs w:val="28"/>
        </w:rPr>
        <w:t>scanner.close();</w:t>
      </w:r>
    </w:p>
    <w:p w14:paraId="037E5974">
      <w:pPr>
        <w:rPr>
          <w:szCs w:val="28"/>
        </w:rPr>
      </w:pPr>
      <w:r>
        <w:rPr>
          <w:szCs w:val="28"/>
        </w:rPr>
        <w:t>}</w:t>
      </w:r>
    </w:p>
    <w:p w14:paraId="0C1DAF03">
      <w:pPr>
        <w:rPr>
          <w:szCs w:val="28"/>
        </w:rPr>
      </w:pPr>
    </w:p>
    <w:p w14:paraId="213A746F">
      <w:pPr>
        <w:rPr>
          <w:szCs w:val="28"/>
        </w:rPr>
      </w:pPr>
      <w:r>
        <w:rPr>
          <w:szCs w:val="28"/>
        </w:rPr>
        <w:t>}</w:t>
      </w:r>
    </w:p>
    <w:p w14:paraId="004196F1">
      <w:pPr>
        <w:ind w:left="1480"/>
        <w:rPr>
          <w:szCs w:val="28"/>
        </w:rPr>
      </w:pPr>
    </w:p>
    <w:p w14:paraId="19FA6552">
      <w:pPr>
        <w:jc w:val="both"/>
        <w:rPr>
          <w:szCs w:val="28"/>
        </w:rPr>
      </w:pPr>
    </w:p>
    <w:p w14:paraId="715B55D1">
      <w:pPr>
        <w:jc w:val="both"/>
        <w:rPr>
          <w:szCs w:val="28"/>
        </w:rPr>
      </w:pPr>
    </w:p>
    <w:p w14:paraId="19C188CF">
      <w:pPr>
        <w:jc w:val="both"/>
        <w:rPr>
          <w:szCs w:val="28"/>
        </w:rPr>
      </w:pPr>
    </w:p>
    <w:p w14:paraId="3C7FD936">
      <w:pPr>
        <w:jc w:val="both"/>
        <w:rPr>
          <w:szCs w:val="28"/>
        </w:rPr>
      </w:pPr>
    </w:p>
    <w:p w14:paraId="739DBC07">
      <w:pPr>
        <w:jc w:val="both"/>
        <w:rPr>
          <w:szCs w:val="28"/>
        </w:rPr>
      </w:pPr>
    </w:p>
    <w:p w14:paraId="66DE19DB">
      <w:pPr>
        <w:jc w:val="both"/>
        <w:rPr>
          <w:szCs w:val="28"/>
        </w:rPr>
      </w:pPr>
    </w:p>
    <w:p w14:paraId="64A88A3C">
      <w:pPr>
        <w:jc w:val="both"/>
        <w:rPr>
          <w:szCs w:val="28"/>
        </w:rPr>
      </w:pPr>
    </w:p>
    <w:p w14:paraId="310386FB">
      <w:pPr>
        <w:jc w:val="both"/>
        <w:rPr>
          <w:szCs w:val="28"/>
        </w:rPr>
      </w:pPr>
    </w:p>
    <w:p w14:paraId="4F1ABEC8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>
      <w:pPr>
        <w:jc w:val="both"/>
        <w:rPr>
          <w:szCs w:val="28"/>
        </w:rPr>
      </w:pPr>
    </w:p>
    <w:p w14:paraId="23C39D14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ganesh.</w:t>
      </w:r>
    </w:p>
    <w:p w14:paraId="1931FEB1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Account number: 1877.</w:t>
      </w:r>
    </w:p>
    <w:p w14:paraId="02678C8F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Initial balance: 10000.</w:t>
      </w:r>
    </w:p>
    <w:p w14:paraId="2756489B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Amount to withdraw: 500.</w:t>
      </w:r>
    </w:p>
    <w:p w14:paraId="69C88DD8">
      <w:pPr>
        <w:pStyle w:val="11"/>
        <w:ind w:left="835" w:firstLine="0"/>
        <w:rPr>
          <w:szCs w:val="28"/>
        </w:rPr>
      </w:pPr>
    </w:p>
    <w:p w14:paraId="064748BF">
      <w:pPr>
        <w:ind w:left="0" w:firstLine="0"/>
        <w:rPr>
          <w:szCs w:val="28"/>
        </w:rPr>
      </w:pPr>
    </w:p>
    <w:p w14:paraId="67BC8EB3">
      <w:pPr>
        <w:ind w:left="0" w:firstLine="0"/>
        <w:rPr>
          <w:szCs w:val="28"/>
        </w:rPr>
      </w:pPr>
    </w:p>
    <w:p w14:paraId="7AEEF78B">
      <w:pPr>
        <w:ind w:left="0" w:firstLine="0"/>
        <w:rPr>
          <w:szCs w:val="28"/>
        </w:rPr>
      </w:pPr>
    </w:p>
    <w:p w14:paraId="6F03478F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7CAC0EA">
      <w:pPr>
        <w:ind w:left="0" w:firstLine="0"/>
        <w:rPr>
          <w:szCs w:val="28"/>
        </w:rPr>
      </w:pPr>
    </w:p>
    <w:p w14:paraId="57CEC6A8">
      <w:pPr>
        <w:ind w:left="0" w:firstLine="0"/>
        <w:rPr>
          <w:szCs w:val="28"/>
        </w:rPr>
      </w:pPr>
    </w:p>
    <w:p w14:paraId="142E3DE3">
      <w:pPr>
        <w:jc w:val="both"/>
        <w:rPr>
          <w:szCs w:val="28"/>
        </w:rPr>
      </w:pPr>
      <w:r>
        <w:drawing>
          <wp:inline distT="0" distB="0" distL="0" distR="0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151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>
      <w:pPr>
        <w:jc w:val="both"/>
        <w:rPr>
          <w:szCs w:val="28"/>
        </w:rPr>
      </w:pPr>
    </w:p>
    <w:p w14:paraId="215FAE47">
      <w:pPr>
        <w:jc w:val="both"/>
        <w:rPr>
          <w:szCs w:val="28"/>
        </w:rPr>
      </w:pPr>
    </w:p>
    <w:p w14:paraId="180AC873">
      <w:pPr>
        <w:jc w:val="both"/>
        <w:rPr>
          <w:szCs w:val="28"/>
        </w:rPr>
      </w:pPr>
    </w:p>
    <w:p w14:paraId="76DF8FA4">
      <w:pPr>
        <w:jc w:val="both"/>
        <w:rPr>
          <w:szCs w:val="28"/>
        </w:rPr>
      </w:pPr>
    </w:p>
    <w:p w14:paraId="28DC25E9">
      <w:p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Error Table:</w:t>
      </w:r>
    </w:p>
    <w:p w14:paraId="20A72B4C">
      <w:pPr>
        <w:ind w:left="1480"/>
        <w:rPr>
          <w:b/>
          <w:bCs/>
          <w:sz w:val="28"/>
          <w:szCs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5AD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34B94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FC8C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715F2E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14:paraId="59FEE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5BECF2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282CF2B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5F68FEA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22FC2E25">
      <w:pPr>
        <w:ind w:left="1480"/>
        <w:rPr>
          <w:sz w:val="24"/>
        </w:rPr>
      </w:pPr>
    </w:p>
    <w:p w14:paraId="1157E476">
      <w:pPr>
        <w:spacing w:after="0" w:line="240" w:lineRule="auto"/>
        <w:ind w:left="0" w:right="0" w:firstLine="0"/>
      </w:pPr>
    </w:p>
    <w:p w14:paraId="14CF021A">
      <w:pPr>
        <w:spacing w:after="0" w:line="240" w:lineRule="auto"/>
        <w:ind w:right="0"/>
      </w:pPr>
    </w:p>
    <w:p w14:paraId="0FF7F757">
      <w:pPr>
        <w:spacing w:after="0" w:line="240" w:lineRule="auto"/>
        <w:ind w:right="0"/>
      </w:pPr>
    </w:p>
    <w:p w14:paraId="2B103D75">
      <w:pPr>
        <w:spacing w:after="0" w:line="240" w:lineRule="auto"/>
        <w:ind w:right="0"/>
      </w:pPr>
    </w:p>
    <w:p w14:paraId="42AA37FE">
      <w:pPr>
        <w:spacing w:after="0" w:line="240" w:lineRule="auto"/>
        <w:ind w:right="0"/>
      </w:pPr>
    </w:p>
    <w:p w14:paraId="16589D8A">
      <w:pPr>
        <w:spacing w:after="0" w:line="240" w:lineRule="auto"/>
        <w:ind w:right="0"/>
      </w:pPr>
    </w:p>
    <w:p w14:paraId="04B3B985">
      <w:pPr>
        <w:spacing w:after="0" w:line="240" w:lineRule="auto"/>
        <w:ind w:right="0"/>
      </w:pPr>
    </w:p>
    <w:p w14:paraId="3740A88A">
      <w:pPr>
        <w:spacing w:after="0" w:line="240" w:lineRule="auto"/>
        <w:ind w:right="0"/>
      </w:pPr>
    </w:p>
    <w:p w14:paraId="6236C32B">
      <w:pPr>
        <w:spacing w:after="0" w:line="240" w:lineRule="auto"/>
        <w:ind w:right="0"/>
      </w:pPr>
    </w:p>
    <w:p w14:paraId="77BD4D18">
      <w:pPr>
        <w:pStyle w:val="3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34439C30">
      <w:pPr>
        <w:spacing w:after="0" w:line="240" w:lineRule="auto"/>
        <w:ind w:left="0" w:right="0" w:firstLine="0"/>
        <w:rPr>
          <w:rFonts w:ascii="Algerian" w:hAnsi="Algerian"/>
        </w:rPr>
      </w:pPr>
    </w:p>
    <w:p w14:paraId="08DF39B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Rounded MT Bold" w:hAnsi="Arial Rounded MT Bold"/>
          <w:sz w:val="27"/>
          <w:szCs w:val="27"/>
        </w:rPr>
      </w:pPr>
    </w:p>
    <w:p w14:paraId="20CBAAB1">
      <w:pPr>
        <w:pStyle w:val="11"/>
        <w:numPr>
          <w:ilvl w:val="0"/>
          <w:numId w:val="6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40600631">
      <w:pPr>
        <w:spacing w:line="240" w:lineRule="auto"/>
        <w:ind w:right="1998"/>
        <w:rPr>
          <w:sz w:val="24"/>
        </w:rPr>
      </w:pPr>
    </w:p>
    <w:p w14:paraId="0A7061E5">
      <w:pPr>
        <w:pStyle w:val="11"/>
        <w:ind w:left="660" w:firstLine="0"/>
        <w:rPr>
          <w:sz w:val="24"/>
        </w:rPr>
      </w:pPr>
    </w:p>
    <w:p w14:paraId="2F61329D">
      <w:pPr>
        <w:pStyle w:val="11"/>
        <w:ind w:left="660" w:firstLine="0"/>
        <w:rPr>
          <w:sz w:val="24"/>
        </w:rPr>
      </w:pPr>
    </w:p>
    <w:p w14:paraId="55CFE725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02E56A68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362FD141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637B6A4E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5B7EC6B9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29DA4B82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2CE7C6A4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4BFA115C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21ADC6F9">
      <w:pPr>
        <w:spacing w:after="0" w:line="240" w:lineRule="auto"/>
        <w:ind w:left="0" w:leftChars="0" w:right="0" w:firstLine="0" w:firstLineChars="0"/>
        <w:jc w:val="left"/>
        <w:rPr>
          <w:b w:val="0"/>
          <w:bCs w:val="0"/>
          <w:sz w:val="32"/>
          <w:szCs w:val="32"/>
        </w:rPr>
      </w:pPr>
      <w:r>
        <w:rPr>
          <w:rFonts w:ascii="Bahnschrift Condensed" w:hAnsi="Bahnschrift Condensed"/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32"/>
          <w:szCs w:val="32"/>
        </w:rPr>
        <w:t>Class Diagram:</w:t>
      </w:r>
    </w:p>
    <w:p w14:paraId="0FA31954">
      <w:pPr>
        <w:ind w:left="0" w:firstLine="0"/>
        <w:rPr>
          <w:sz w:val="24"/>
        </w:rPr>
      </w:pPr>
    </w:p>
    <w:p w14:paraId="03FED25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39113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94" w:type="dxa"/>
          </w:tcPr>
          <w:p w14:paraId="27DC04BA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3EAE201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EDA2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70FDC90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title: String     </w:t>
            </w:r>
          </w:p>
          <w:p w14:paraId="53167AF2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E96E0B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7D3895DD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89DB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7C6606F4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3334C16D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1C656CE8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7A0FBB9F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>
      <w:pPr>
        <w:ind w:left="0" w:firstLine="0"/>
        <w:rPr>
          <w:sz w:val="24"/>
        </w:rPr>
      </w:pPr>
    </w:p>
    <w:p w14:paraId="056C26E5">
      <w:pPr>
        <w:ind w:left="0" w:firstLine="0"/>
        <w:rPr>
          <w:sz w:val="24"/>
        </w:rPr>
      </w:pPr>
    </w:p>
    <w:p w14:paraId="5D10559D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    </w:t>
      </w:r>
    </w:p>
    <w:p w14:paraId="139A5D80">
      <w:pPr>
        <w:ind w:left="0" w:firstLine="0"/>
        <w:rPr>
          <w:sz w:val="24"/>
          <w:lang w:val="en-US"/>
        </w:rPr>
      </w:pPr>
    </w:p>
    <w:p w14:paraId="394F445A">
      <w:pPr>
        <w:ind w:left="0" w:firstLine="0"/>
        <w:rPr>
          <w:sz w:val="24"/>
          <w:lang w:val="en-US"/>
        </w:rPr>
      </w:pPr>
    </w:p>
    <w:p w14:paraId="5AF43165">
      <w:pPr>
        <w:ind w:left="0" w:firstLine="0"/>
        <w:rPr>
          <w:sz w:val="24"/>
          <w:lang w:val="en-US"/>
        </w:rPr>
      </w:pPr>
    </w:p>
    <w:p w14:paraId="6B855D85">
      <w:pPr>
        <w:ind w:left="0" w:firstLine="0"/>
        <w:rPr>
          <w:sz w:val="24"/>
          <w:lang w:val="en-US"/>
        </w:rPr>
      </w:pPr>
    </w:p>
    <w:p w14:paraId="4B9F9E3E">
      <w:pPr>
        <w:ind w:left="0" w:firstLine="0"/>
        <w:rPr>
          <w:sz w:val="24"/>
          <w:lang w:val="en-US"/>
        </w:rPr>
      </w:pPr>
    </w:p>
    <w:p w14:paraId="2169CAE7">
      <w:pPr>
        <w:ind w:left="0" w:firstLine="0"/>
        <w:rPr>
          <w:sz w:val="24"/>
          <w:lang w:val="en-US"/>
        </w:rPr>
      </w:pPr>
    </w:p>
    <w:p w14:paraId="2285D23A">
      <w:pPr>
        <w:ind w:left="0" w:firstLine="0"/>
        <w:rPr>
          <w:sz w:val="24"/>
          <w:lang w:val="en-US"/>
        </w:rPr>
      </w:pPr>
    </w:p>
    <w:p w14:paraId="5F40082A">
      <w:pPr>
        <w:ind w:left="0" w:firstLine="0"/>
        <w:rPr>
          <w:sz w:val="24"/>
          <w:lang w:val="en-US"/>
        </w:rPr>
      </w:pPr>
    </w:p>
    <w:p w14:paraId="4D020CB8">
      <w:pPr>
        <w:ind w:left="0" w:firstLine="0"/>
        <w:rPr>
          <w:sz w:val="24"/>
          <w:lang w:val="en-US"/>
        </w:rPr>
      </w:pPr>
    </w:p>
    <w:p w14:paraId="129F89F8">
      <w:pPr>
        <w:ind w:left="0" w:firstLine="0"/>
        <w:rPr>
          <w:sz w:val="24"/>
          <w:lang w:val="en-US"/>
        </w:rPr>
      </w:pPr>
    </w:p>
    <w:p w14:paraId="5C5E224F">
      <w:pPr>
        <w:bidi w:val="0"/>
        <w:rPr>
          <w:rFonts w:hint="default"/>
          <w:b/>
          <w:bCs/>
          <w:sz w:val="40"/>
          <w:szCs w:val="36"/>
          <w:lang w:val="en-IN"/>
        </w:rPr>
      </w:pPr>
      <w:r>
        <w:rPr>
          <w:rFonts w:hint="default"/>
          <w:b/>
          <w:bCs/>
          <w:sz w:val="40"/>
          <w:szCs w:val="36"/>
          <w:lang w:val="en-IN"/>
        </w:rPr>
        <w:t>Program:</w:t>
      </w:r>
    </w:p>
    <w:p w14:paraId="16D05063">
      <w:pPr>
        <w:ind w:left="0" w:leftChars="0" w:firstLine="0" w:firstLineChars="0"/>
        <w:rPr>
          <w:sz w:val="24"/>
          <w:lang w:val="en-US"/>
        </w:rPr>
      </w:pPr>
    </w:p>
    <w:p w14:paraId="7321F4FB">
      <w:pPr>
        <w:ind w:left="375" w:leftChars="134" w:firstLine="1070" w:firstLineChars="446"/>
        <w:rPr>
          <w:sz w:val="24"/>
          <w:lang w:val="en-US"/>
        </w:rPr>
      </w:pPr>
      <w:r>
        <w:rPr>
          <w:sz w:val="24"/>
          <w:lang w:val="en-US"/>
        </w:rPr>
        <w:t>class Book {</w:t>
      </w:r>
    </w:p>
    <w:p w14:paraId="78C02822">
      <w:pPr>
        <w:ind w:left="375" w:leftChars="134" w:firstLine="3350" w:firstLineChars="1396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7ED0905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rFonts w:hint="default"/>
          <w:sz w:val="24"/>
          <w:lang w:val="en-IN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223F554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72B6F9E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709EEC5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1BDD872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1C975411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rFonts w:hint="default"/>
          <w:sz w:val="24"/>
          <w:lang w:val="en-IN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7480C2A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0AB9510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266157F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21535319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14A7B523">
      <w:pPr>
        <w:ind w:left="375" w:leftChars="134" w:firstLine="3470" w:firstLineChars="1446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00DCBC09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2F26613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6E6C3A7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490B06F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717D26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A3348AC">
      <w:pPr>
        <w:ind w:left="1440" w:firstLine="0"/>
        <w:rPr>
          <w:sz w:val="24"/>
          <w:lang w:val="en-US"/>
        </w:rPr>
      </w:pPr>
    </w:p>
    <w:p w14:paraId="455B8FE0">
      <w:pPr>
        <w:ind w:left="1440" w:firstLine="0"/>
        <w:rPr>
          <w:sz w:val="24"/>
          <w:lang w:val="en-US"/>
        </w:rPr>
      </w:pPr>
    </w:p>
    <w:p w14:paraId="77F09A7A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6463365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4D27F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173F2FBE">
      <w:pPr>
        <w:ind w:left="1440" w:firstLine="0"/>
        <w:rPr>
          <w:sz w:val="24"/>
          <w:lang w:val="en-US"/>
        </w:rPr>
      </w:pPr>
    </w:p>
    <w:p w14:paraId="1288241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Book("Harry Potter", "J.K. Rowling", 1993);</w:t>
      </w:r>
    </w:p>
    <w:p w14:paraId="0BDCEEC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Book("Someone Like You", "Nikitha Singh", 2010);</w:t>
      </w:r>
    </w:p>
    <w:p w14:paraId="35C033A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2989B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248AD99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7DCA40D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D2B46A7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604262E3">
      <w:pPr>
        <w:ind w:left="1440" w:firstLine="0"/>
        <w:rPr>
          <w:sz w:val="24"/>
          <w:lang w:val="en-US"/>
        </w:rPr>
      </w:pPr>
    </w:p>
    <w:p w14:paraId="67CB12D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>
      <w:pPr>
        <w:ind w:left="0" w:firstLine="0"/>
        <w:rPr>
          <w:sz w:val="24"/>
        </w:rPr>
      </w:pPr>
    </w:p>
    <w:p w14:paraId="2B5FD961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59FC547">
      <w:pPr>
        <w:ind w:left="0" w:firstLine="0"/>
        <w:rPr>
          <w:sz w:val="24"/>
        </w:rPr>
      </w:pPr>
    </w:p>
    <w:p w14:paraId="2BFE0D6B">
      <w:pPr>
        <w:ind w:left="0" w:firstLine="0"/>
        <w:rPr>
          <w:sz w:val="24"/>
        </w:rPr>
      </w:pPr>
    </w:p>
    <w:p w14:paraId="085248AD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5867400" cy="790575"/>
            <wp:effectExtent l="0" t="0" r="0" b="1905"/>
            <wp:docPr id="134417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197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>
      <w:pPr>
        <w:ind w:left="0" w:firstLine="0"/>
        <w:rPr>
          <w:sz w:val="24"/>
        </w:rPr>
      </w:pPr>
    </w:p>
    <w:p w14:paraId="33DD736E">
      <w:pPr>
        <w:ind w:left="0" w:firstLine="0"/>
        <w:rPr>
          <w:sz w:val="24"/>
        </w:rPr>
      </w:pPr>
    </w:p>
    <w:p w14:paraId="3BACE243">
      <w:pPr>
        <w:ind w:left="0" w:firstLine="0"/>
        <w:rPr>
          <w:sz w:val="24"/>
        </w:rPr>
      </w:pPr>
    </w:p>
    <w:p w14:paraId="131E5086">
      <w:pPr>
        <w:ind w:left="0" w:firstLine="0"/>
        <w:rPr>
          <w:sz w:val="24"/>
        </w:rPr>
      </w:pPr>
    </w:p>
    <w:p w14:paraId="0BDF7418">
      <w:pPr>
        <w:ind w:left="0" w:firstLine="0"/>
        <w:rPr>
          <w:sz w:val="24"/>
        </w:rPr>
      </w:pPr>
    </w:p>
    <w:p w14:paraId="3D6D4A89">
      <w:pPr>
        <w:ind w:left="0" w:firstLine="0"/>
        <w:rPr>
          <w:sz w:val="24"/>
        </w:rPr>
      </w:pPr>
    </w:p>
    <w:p w14:paraId="4AFB84EA">
      <w:pPr>
        <w:ind w:left="0" w:firstLine="0"/>
        <w:rPr>
          <w:sz w:val="24"/>
        </w:rPr>
      </w:pPr>
    </w:p>
    <w:p w14:paraId="09028FE8">
      <w:pPr>
        <w:ind w:left="0" w:firstLine="0"/>
        <w:rPr>
          <w:sz w:val="24"/>
        </w:rPr>
      </w:pPr>
    </w:p>
    <w:p w14:paraId="0AD13AD3">
      <w:pPr>
        <w:ind w:left="0" w:firstLine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Error Table:</w:t>
      </w:r>
    </w:p>
    <w:p w14:paraId="2F9F3B9F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70711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0ABF0D8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591B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D2246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6F743F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13226570">
            <w:pPr>
              <w:pStyle w:val="6"/>
              <w:rPr>
                <w:rFonts w:asciiTheme="minorHAnsi" w:hAnsiTheme="minorHAnsi" w:eastAsiaTheme="minorEastAsia" w:cstheme="minorBidi"/>
              </w:rPr>
            </w:pPr>
            <w:r>
              <w:t>We cannot pass the values inside constructor without setting them first</w:t>
            </w:r>
          </w:p>
          <w:p w14:paraId="36F8102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14:paraId="3B218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22D8FB0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02DEDF1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Ending the class and main method is required.</w:t>
            </w:r>
          </w:p>
        </w:tc>
      </w:tr>
    </w:tbl>
    <w:p w14:paraId="5290FDA5">
      <w:pPr>
        <w:ind w:left="0" w:firstLine="0"/>
        <w:rPr>
          <w:sz w:val="24"/>
        </w:rPr>
      </w:pPr>
    </w:p>
    <w:p w14:paraId="1EAADD07">
      <w:pPr>
        <w:ind w:left="0" w:firstLine="0"/>
        <w:rPr>
          <w:sz w:val="24"/>
        </w:rPr>
      </w:pPr>
    </w:p>
    <w:p w14:paraId="7B4B17CA">
      <w:pPr>
        <w:ind w:left="0" w:firstLine="0"/>
        <w:rPr>
          <w:sz w:val="24"/>
        </w:rPr>
      </w:pPr>
    </w:p>
    <w:p w14:paraId="4E0940A7">
      <w:pPr>
        <w:ind w:left="0" w:firstLine="0"/>
        <w:rPr>
          <w:sz w:val="24"/>
        </w:rPr>
      </w:pPr>
    </w:p>
    <w:p w14:paraId="731B7093">
      <w:pPr>
        <w:ind w:left="0" w:firstLine="0"/>
        <w:rPr>
          <w:sz w:val="24"/>
        </w:rPr>
      </w:pPr>
    </w:p>
    <w:p w14:paraId="590C0A8B">
      <w:pPr>
        <w:ind w:left="0" w:firstLine="0"/>
        <w:rPr>
          <w:sz w:val="24"/>
        </w:rPr>
      </w:pPr>
    </w:p>
    <w:p w14:paraId="34E83538">
      <w:pPr>
        <w:pStyle w:val="11"/>
        <w:numPr>
          <w:ilvl w:val="0"/>
          <w:numId w:val="7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4B4E7D02">
      <w:pPr>
        <w:spacing w:line="240" w:lineRule="auto"/>
        <w:ind w:right="1998"/>
        <w:rPr>
          <w:sz w:val="24"/>
        </w:rPr>
      </w:pPr>
    </w:p>
    <w:p w14:paraId="2A0F8C83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07340497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6DC4551D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51315AEE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1B898212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486D3D29">
      <w:pPr>
        <w:rPr>
          <w:rFonts w:ascii="Bahnschrift Condensed" w:hAnsi="Bahnschrift Condensed"/>
          <w:b/>
          <w:bCs/>
          <w:sz w:val="24"/>
        </w:rPr>
      </w:pPr>
    </w:p>
    <w:p w14:paraId="3DFD64B7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</w:p>
    <w:p w14:paraId="3D0DA1BD">
      <w:pPr>
        <w:ind w:left="0" w:firstLine="0"/>
        <w:rPr>
          <w:sz w:val="24"/>
        </w:rPr>
      </w:pPr>
    </w:p>
    <w:p w14:paraId="4F02A0A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158FE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94" w:type="dxa"/>
          </w:tcPr>
          <w:p w14:paraId="781A5346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24F9932D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490B5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20A5448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7F41AB07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1DAB2085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14:paraId="313DDE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26792DCE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5E20E9F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1DEF3D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>
      <w:pPr>
        <w:rPr>
          <w:rFonts w:ascii="Bahnschrift Condensed" w:hAnsi="Bahnschrift Condensed"/>
          <w:b/>
          <w:bCs/>
          <w:sz w:val="24"/>
        </w:rPr>
      </w:pPr>
    </w:p>
    <w:p w14:paraId="3DD6EC37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6D11EB49">
      <w:pPr>
        <w:rPr>
          <w:rFonts w:ascii="Bahnschrift Condensed" w:hAnsi="Bahnschrift Condensed"/>
          <w:b/>
          <w:bCs/>
          <w:sz w:val="24"/>
        </w:rPr>
      </w:pPr>
    </w:p>
    <w:p w14:paraId="755912E7">
      <w:pPr>
        <w:rPr>
          <w:rFonts w:ascii="Bahnschrift Condensed" w:hAnsi="Bahnschrift Condensed"/>
          <w:b/>
          <w:bCs/>
          <w:sz w:val="24"/>
        </w:rPr>
      </w:pPr>
    </w:p>
    <w:p w14:paraId="18867C4F">
      <w:pPr>
        <w:rPr>
          <w:rFonts w:ascii="Bahnschrift Condensed" w:hAnsi="Bahnschrift Condensed"/>
          <w:b/>
          <w:bCs/>
          <w:sz w:val="24"/>
        </w:rPr>
      </w:pPr>
    </w:p>
    <w:p w14:paraId="5C7104BF">
      <w:pPr>
        <w:rPr>
          <w:rFonts w:ascii="Bahnschrift Condensed" w:hAnsi="Bahnschrift Condensed"/>
          <w:b/>
          <w:bCs/>
          <w:sz w:val="24"/>
        </w:rPr>
      </w:pPr>
    </w:p>
    <w:p w14:paraId="4C62C393">
      <w:pPr>
        <w:rPr>
          <w:rFonts w:ascii="Bahnschrift Condensed" w:hAnsi="Bahnschrift Condensed"/>
          <w:b/>
          <w:bCs/>
          <w:sz w:val="24"/>
        </w:rPr>
      </w:pPr>
    </w:p>
    <w:p w14:paraId="7F86188A">
      <w:pPr>
        <w:rPr>
          <w:rFonts w:ascii="Bahnschrift Condensed" w:hAnsi="Bahnschrift Condensed"/>
          <w:b/>
          <w:bCs/>
          <w:sz w:val="24"/>
        </w:rPr>
      </w:pPr>
    </w:p>
    <w:p w14:paraId="3E00CBB6">
      <w:pPr>
        <w:rPr>
          <w:rFonts w:ascii="Bahnschrift Condensed" w:hAnsi="Bahnschrift Condensed"/>
          <w:b/>
          <w:bCs/>
          <w:sz w:val="24"/>
        </w:rPr>
      </w:pPr>
    </w:p>
    <w:p w14:paraId="4BEA401B">
      <w:pPr>
        <w:ind w:left="0" w:leftChars="0" w:firstLine="0" w:firstLineChars="0"/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Program:</w:t>
      </w:r>
    </w:p>
    <w:p w14:paraId="6E11C3A3">
      <w:pPr>
        <w:ind w:left="0" w:leftChars="0" w:firstLine="1200" w:firstLineChars="500"/>
        <w:rPr>
          <w:sz w:val="24"/>
        </w:rPr>
      </w:pPr>
      <w:r>
        <w:rPr>
          <w:sz w:val="24"/>
        </w:rPr>
        <w:t xml:space="preserve">  </w:t>
      </w:r>
    </w:p>
    <w:p w14:paraId="182C310E">
      <w:pPr>
        <w:ind w:left="375" w:leftChars="134" w:firstLine="950" w:firstLineChars="396"/>
        <w:rPr>
          <w:sz w:val="24"/>
        </w:rPr>
      </w:pPr>
      <w:r>
        <w:rPr>
          <w:sz w:val="24"/>
        </w:rPr>
        <w:t>class Myclass{</w:t>
      </w:r>
    </w:p>
    <w:p w14:paraId="72629D28">
      <w:pPr>
        <w:ind w:left="1943" w:leftChars="694" w:firstLine="1190" w:firstLineChars="496"/>
        <w:rPr>
          <w:sz w:val="24"/>
        </w:rPr>
      </w:pPr>
      <w:r>
        <w:rPr>
          <w:sz w:val="24"/>
        </w:rPr>
        <w:t>// class starts here</w:t>
      </w:r>
    </w:p>
    <w:p w14:paraId="4C33F4C7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004249D8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0A1784E4">
      <w:pPr>
        <w:ind w:left="1943" w:leftChars="694" w:firstLine="1310" w:firstLineChars="546"/>
        <w:rPr>
          <w:sz w:val="24"/>
        </w:rPr>
      </w:pPr>
      <w:r>
        <w:rPr>
          <w:sz w:val="24"/>
        </w:rPr>
        <w:t>// the constructor starts here</w:t>
      </w:r>
    </w:p>
    <w:p w14:paraId="4351D2C1">
      <w:pPr>
        <w:ind w:left="1470"/>
        <w:rPr>
          <w:sz w:val="24"/>
        </w:rPr>
      </w:pPr>
      <w:r>
        <w:rPr>
          <w:sz w:val="24"/>
        </w:rPr>
        <w:t>Myclass(){</w:t>
      </w:r>
    </w:p>
    <w:p w14:paraId="350F199C">
      <w:pPr>
        <w:ind w:left="1470"/>
        <w:rPr>
          <w:sz w:val="24"/>
        </w:rPr>
      </w:pPr>
      <w:r>
        <w:rPr>
          <w:sz w:val="24"/>
        </w:rPr>
        <w:t>Count++;</w:t>
      </w:r>
    </w:p>
    <w:p w14:paraId="1F56489F">
      <w:pPr>
        <w:ind w:left="1470"/>
        <w:rPr>
          <w:sz w:val="24"/>
        </w:rPr>
      </w:pPr>
      <w:r>
        <w:rPr>
          <w:sz w:val="24"/>
        </w:rPr>
        <w:t>}</w:t>
      </w:r>
    </w:p>
    <w:p w14:paraId="4C2CB229">
      <w:pPr>
        <w:ind w:left="1943" w:leftChars="694" w:firstLine="1430" w:firstLineChars="596"/>
        <w:rPr>
          <w:sz w:val="24"/>
        </w:rPr>
      </w:pPr>
      <w:r>
        <w:rPr>
          <w:sz w:val="24"/>
        </w:rPr>
        <w:t>// the constructor ends here</w:t>
      </w:r>
    </w:p>
    <w:p w14:paraId="69BBA3C9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5E874E81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07DB87B4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0BF1B9E5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53752DD4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516BFB3A">
      <w:pPr>
        <w:ind w:left="1470"/>
        <w:rPr>
          <w:sz w:val="24"/>
        </w:rPr>
      </w:pPr>
      <w:r>
        <w:rPr>
          <w:sz w:val="24"/>
        </w:rPr>
        <w:t>}</w:t>
      </w:r>
    </w:p>
    <w:p w14:paraId="3691B869">
      <w:pPr>
        <w:ind w:left="1470"/>
        <w:rPr>
          <w:sz w:val="24"/>
        </w:rPr>
      </w:pPr>
      <w:r>
        <w:rPr>
          <w:sz w:val="24"/>
        </w:rPr>
        <w:t>}</w:t>
      </w:r>
    </w:p>
    <w:p w14:paraId="18C2D447">
      <w:pPr>
        <w:ind w:left="1943" w:leftChars="694" w:firstLine="1430" w:firstLineChars="596"/>
        <w:rPr>
          <w:sz w:val="24"/>
        </w:rPr>
      </w:pPr>
      <w:r>
        <w:rPr>
          <w:sz w:val="24"/>
        </w:rPr>
        <w:t>// class ends here</w:t>
      </w:r>
    </w:p>
    <w:p w14:paraId="3263DCEF">
      <w:pPr>
        <w:ind w:left="1470"/>
        <w:rPr>
          <w:sz w:val="24"/>
        </w:rPr>
      </w:pPr>
    </w:p>
    <w:p w14:paraId="1F715123">
      <w:pPr>
        <w:ind w:left="1470"/>
        <w:rPr>
          <w:sz w:val="24"/>
        </w:rPr>
      </w:pPr>
    </w:p>
    <w:p w14:paraId="6219CEAB">
      <w:pPr>
        <w:ind w:left="1470"/>
        <w:rPr>
          <w:sz w:val="24"/>
        </w:rPr>
      </w:pPr>
    </w:p>
    <w:p w14:paraId="78290C1B">
      <w:pPr>
        <w:ind w:left="1470"/>
        <w:rPr>
          <w:sz w:val="24"/>
        </w:rPr>
      </w:pPr>
    </w:p>
    <w:p w14:paraId="629E9494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78B6E0CE">
      <w:pPr>
        <w:ind w:left="0" w:firstLine="0"/>
        <w:rPr>
          <w:sz w:val="24"/>
        </w:rPr>
      </w:pPr>
    </w:p>
    <w:p w14:paraId="1ADB4662">
      <w:pPr>
        <w:ind w:left="0" w:firstLine="0"/>
        <w:rPr>
          <w:sz w:val="24"/>
        </w:rPr>
      </w:pPr>
    </w:p>
    <w:p w14:paraId="52D1C0AE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3398520" cy="731520"/>
            <wp:effectExtent l="0" t="0" r="0" b="0"/>
            <wp:docPr id="3033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2595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>
      <w:pPr>
        <w:ind w:left="0" w:firstLine="0"/>
        <w:rPr>
          <w:sz w:val="24"/>
        </w:rPr>
      </w:pPr>
    </w:p>
    <w:p w14:paraId="34673C7B">
      <w:pPr>
        <w:ind w:left="0" w:firstLine="0"/>
        <w:rPr>
          <w:sz w:val="24"/>
        </w:rPr>
      </w:pPr>
    </w:p>
    <w:p w14:paraId="37C50A2B">
      <w:pPr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</w:p>
    <w:p w14:paraId="7BE00552">
      <w:pPr>
        <w:ind w:left="0" w:firstLine="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65AE3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5C39121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3ED78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67A473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B2F114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73C5D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C5A5EC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965DC6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786830F">
      <w:pPr>
        <w:ind w:left="0" w:firstLine="0"/>
        <w:rPr>
          <w:sz w:val="24"/>
        </w:rPr>
      </w:pPr>
    </w:p>
    <w:p w14:paraId="02FB4057">
      <w:pPr>
        <w:ind w:left="0" w:firstLine="0"/>
        <w:rPr>
          <w:sz w:val="24"/>
        </w:rPr>
      </w:pPr>
    </w:p>
    <w:p w14:paraId="045F29F6">
      <w:pPr>
        <w:ind w:left="0" w:firstLine="0"/>
        <w:rPr>
          <w:sz w:val="24"/>
        </w:rPr>
      </w:pPr>
    </w:p>
    <w:p w14:paraId="1FAA2436">
      <w:pPr>
        <w:ind w:left="0" w:firstLine="0"/>
        <w:rPr>
          <w:sz w:val="24"/>
        </w:rPr>
      </w:pPr>
    </w:p>
    <w:p w14:paraId="5E549D18">
      <w:pPr>
        <w:ind w:left="0" w:firstLine="0"/>
        <w:rPr>
          <w:sz w:val="24"/>
        </w:rPr>
      </w:pPr>
    </w:p>
    <w:p w14:paraId="0EFAD09F">
      <w:pPr>
        <w:ind w:left="0" w:firstLine="0"/>
        <w:rPr>
          <w:sz w:val="24"/>
        </w:rPr>
      </w:pPr>
    </w:p>
    <w:p w14:paraId="6A7D8F6F">
      <w:pPr>
        <w:spacing w:after="0" w:line="240" w:lineRule="auto"/>
        <w:ind w:right="0"/>
        <w:jc w:val="center"/>
        <w:rPr>
          <w:rFonts w:hint="default"/>
          <w:b/>
          <w:bCs/>
          <w:sz w:val="36"/>
          <w:szCs w:val="32"/>
          <w:lang w:val="en-IN"/>
        </w:rPr>
      </w:pPr>
      <w:r>
        <w:rPr>
          <w:rFonts w:hint="default"/>
          <w:b/>
          <w:bCs/>
          <w:sz w:val="36"/>
          <w:szCs w:val="32"/>
          <w:lang w:val="en-IN"/>
        </w:rPr>
        <w:t>WEEK-5</w:t>
      </w:r>
    </w:p>
    <w:p w14:paraId="5B6F69D5">
      <w:pPr>
        <w:spacing w:after="0" w:line="240" w:lineRule="auto"/>
        <w:ind w:right="0"/>
      </w:pPr>
    </w:p>
    <w:p w14:paraId="05FC0553">
      <w:pPr>
        <w:spacing w:after="0" w:line="240" w:lineRule="auto"/>
        <w:ind w:right="0"/>
      </w:pPr>
    </w:p>
    <w:p w14:paraId="2B575E2E">
      <w:pPr>
        <w:numPr>
          <w:ilvl w:val="0"/>
          <w:numId w:val="8"/>
        </w:numPr>
        <w:spacing w:after="0" w:line="240" w:lineRule="auto"/>
        <w:ind w:right="0"/>
        <w:rPr>
          <w:rFonts w:hint="default" w:ascii="Arial Rounded MT Bold" w:hAnsi="Arial Rounded MT Bold" w:eastAsia="SimSun" w:cs="Arial Rounded MT Bold"/>
          <w:sz w:val="24"/>
          <w:szCs w:val="24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</w:rPr>
        <w:t>Create a calc using the operations including add, sub, mul, div using multilevel inheritance and display the desired output.</w:t>
      </w:r>
    </w:p>
    <w:p w14:paraId="39E61874">
      <w:pPr>
        <w:numPr>
          <w:ilvl w:val="0"/>
          <w:numId w:val="0"/>
        </w:numPr>
        <w:spacing w:after="0" w:line="240" w:lineRule="auto"/>
        <w:ind w:left="115" w:leftChars="0" w:right="0" w:rightChars="0"/>
        <w:rPr>
          <w:rFonts w:hint="default" w:ascii="Arial Rounded MT Bold" w:hAnsi="Arial Rounded MT Bold" w:eastAsia="SimSun" w:cs="Arial Rounded MT Bold"/>
          <w:sz w:val="24"/>
          <w:szCs w:val="24"/>
        </w:rPr>
      </w:pPr>
    </w:p>
    <w:p w14:paraId="5C2A91D4">
      <w:pPr>
        <w:ind w:left="1450"/>
        <w:rPr>
          <w:rFonts w:ascii="Bahnschrift Condensed" w:hAnsi="Bahnschrift Condensed"/>
          <w:b/>
          <w:bCs/>
          <w:sz w:val="24"/>
        </w:rPr>
      </w:pPr>
    </w:p>
    <w:p w14:paraId="6F5A32B4">
      <w:pPr>
        <w:jc w:val="both"/>
        <w:rPr>
          <w:rFonts w:hint="default" w:ascii="Arial Black" w:hAnsi="Arial Black" w:cs="Arial Black"/>
          <w:b w:val="0"/>
          <w:bCs w:val="0"/>
          <w:sz w:val="24"/>
          <w:lang w:val="en-IN"/>
        </w:rPr>
      </w:pPr>
      <w:r>
        <w:rPr>
          <w:rFonts w:hint="default" w:ascii="Arial" w:hAnsi="Arial" w:cs="Arial"/>
          <w:b w:val="0"/>
          <w:bCs w:val="0"/>
          <w:sz w:val="24"/>
          <w:lang w:val="en-IN"/>
        </w:rPr>
        <w:t>Class Diagram:</w:t>
      </w:r>
    </w:p>
    <w:p w14:paraId="1965DF8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9"/>
        <w:tblW w:w="0" w:type="auto"/>
        <w:tblInd w:w="1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2"/>
      </w:tblGrid>
      <w:tr w14:paraId="0EC39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8" w:hRule="atLeast"/>
        </w:trPr>
        <w:tc>
          <w:tcPr>
            <w:tcW w:w="4832" w:type="dxa"/>
          </w:tcPr>
          <w:p w14:paraId="5FB71C3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14:paraId="683EB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D90442">
            <w:pPr>
              <w:ind w:left="0" w:firstLine="0"/>
            </w:pPr>
            <w:r>
              <w:t>+ add (a,b)</w:t>
            </w:r>
          </w:p>
          <w:p w14:paraId="7F7FE345">
            <w:pPr>
              <w:ind w:left="0" w:firstLine="0"/>
            </w:pPr>
            <w:r>
              <w:t>+subtract (a,b)</w:t>
            </w:r>
          </w:p>
        </w:tc>
      </w:tr>
    </w:tbl>
    <w:p w14:paraId="082E056E">
      <w:pPr>
        <w:ind w:left="1450"/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o:spt="20" style="position:absolute;left:0pt;margin-left:181.2pt;margin-top:0.7pt;height:49.8pt;width:0pt;z-index:251664384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9D6B073">
      <w:pPr>
        <w:ind w:left="1450"/>
      </w:pPr>
    </w:p>
    <w:p w14:paraId="69A76448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00CB42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7DDF7653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14:paraId="6323B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0D1FEAC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5F83F326">
      <w:pPr>
        <w:ind w:left="1325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o:spt="20" style="position:absolute;left:0pt;flip:x;margin-left:180.6pt;margin-top:0.6pt;height:58.8pt;width:0pt;z-index:251665408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726381B">
      <w:pPr>
        <w:ind w:left="1325" w:firstLine="0"/>
        <w:rPr>
          <w:sz w:val="24"/>
        </w:rPr>
      </w:pPr>
    </w:p>
    <w:p w14:paraId="71F0D4D3">
      <w:pPr>
        <w:ind w:left="1325" w:firstLine="0"/>
        <w:rPr>
          <w:sz w:val="24"/>
        </w:rPr>
      </w:pPr>
    </w:p>
    <w:p w14:paraId="04698BAA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72463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7F6CDE9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14:paraId="3C1480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09FCA36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560A715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o:spt="20" style="position:absolute;left:0pt;flip:x;margin-left:181.8pt;margin-top:1.05pt;height:57pt;width:0.6pt;z-index:251666432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78D0916">
      <w:pPr>
        <w:ind w:left="0" w:firstLine="0"/>
        <w:rPr>
          <w:sz w:val="24"/>
        </w:rPr>
      </w:pPr>
    </w:p>
    <w:p w14:paraId="478ABA57">
      <w:pPr>
        <w:ind w:left="0" w:firstLine="0"/>
        <w:rPr>
          <w:sz w:val="24"/>
        </w:rPr>
      </w:pPr>
    </w:p>
    <w:p w14:paraId="20E39D58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o:spt="20" style="position:absolute;left:0pt;margin-left:180.6pt;margin-top:47.65pt;height:42.6pt;width:0pt;z-index:251667456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9"/>
        <w:tblW w:w="10360" w:type="dxa"/>
        <w:tblInd w:w="7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"/>
        <w:gridCol w:w="4706"/>
        <w:gridCol w:w="255"/>
        <w:gridCol w:w="4925"/>
      </w:tblGrid>
      <w:tr w14:paraId="5106A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14:paraId="680CA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14:paraId="32FDFF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  <w:gridSpan w:val="2"/>
          </w:tcPr>
          <w:p w14:paraId="2466AF29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>
            <w:pPr>
              <w:ind w:left="0" w:firstLine="0"/>
              <w:rPr>
                <w:sz w:val="24"/>
              </w:rPr>
            </w:pPr>
          </w:p>
        </w:tc>
      </w:tr>
    </w:tbl>
    <w:p w14:paraId="67F78BBD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>
      <w:pPr>
        <w:tabs>
          <w:tab w:val="left" w:pos="6900"/>
        </w:tabs>
        <w:rPr>
          <w:sz w:val="24"/>
        </w:rPr>
      </w:pPr>
    </w:p>
    <w:tbl>
      <w:tblPr>
        <w:tblStyle w:val="9"/>
        <w:tblW w:w="0" w:type="auto"/>
        <w:tblInd w:w="12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 w14:paraId="37438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45" w:type="dxa"/>
          </w:tcPr>
          <w:p w14:paraId="5A66DD45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14:paraId="78A13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</w:tcPr>
          <w:p w14:paraId="35938D51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36784495">
      <w:pPr>
        <w:spacing w:after="0" w:line="240" w:lineRule="auto"/>
        <w:ind w:right="0"/>
      </w:pPr>
    </w:p>
    <w:p w14:paraId="63226CAD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C5B605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39CA96A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4D32E56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5D8DE1A8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4CE24EDC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5748C6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6A6BC14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18D8ABD7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0F1E0762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</w:p>
    <w:p w14:paraId="6C2275DB">
      <w:pPr>
        <w:spacing w:after="0" w:line="240" w:lineRule="auto"/>
        <w:ind w:left="0" w:leftChars="0" w:right="0" w:firstLine="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Program:</w:t>
      </w:r>
    </w:p>
    <w:p w14:paraId="656A0C74">
      <w:pPr>
        <w:spacing w:after="0" w:line="240" w:lineRule="auto"/>
        <w:ind w:right="0"/>
        <w:rPr>
          <w:b/>
          <w:bCs/>
        </w:rPr>
      </w:pPr>
    </w:p>
    <w:p w14:paraId="545F4F2B">
      <w:pPr>
        <w:spacing w:after="0" w:line="240" w:lineRule="auto"/>
        <w:ind w:right="0"/>
      </w:pPr>
    </w:p>
    <w:p w14:paraId="1655F74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bcalc {</w:t>
      </w:r>
    </w:p>
    <w:p w14:paraId="29131D8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a, b;</w:t>
      </w:r>
    </w:p>
    <w:p w14:paraId="0DB6A25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int sum, diff;</w:t>
      </w:r>
    </w:p>
    <w:p w14:paraId="3A43F5F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bcalc(int a, int b) {</w:t>
      </w:r>
    </w:p>
    <w:p w14:paraId="4F4CBDA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this.a = a; </w:t>
      </w:r>
    </w:p>
    <w:p w14:paraId="4CBA84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this.b = b; </w:t>
      </w:r>
    </w:p>
    <w:p w14:paraId="0D2AD1E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1BB1B3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public void add()</w:t>
      </w:r>
    </w:p>
    <w:p w14:paraId="57BC531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{ diff = a - b; </w:t>
      </w:r>
    </w:p>
    <w:p w14:paraId="610C2AD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sum = a + b; </w:t>
      </w:r>
    </w:p>
    <w:p w14:paraId="6893FFE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System.out.println("Difference: " + diff);</w:t>
      </w:r>
    </w:p>
    <w:p w14:paraId="588ACBE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System.out.println("Sum: " + sum);</w:t>
      </w:r>
    </w:p>
    <w:p w14:paraId="6125D01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</w:t>
      </w:r>
    </w:p>
    <w:p w14:paraId="3C5A350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3D03AD3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acalc extends bcalc { </w:t>
      </w:r>
    </w:p>
    <w:p w14:paraId="566B796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int mul; acalc(int a, int b) {</w:t>
      </w:r>
    </w:p>
    <w:p w14:paraId="37E13BB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56E6F1B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5911DA4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void mult() { </w:t>
      </w:r>
    </w:p>
    <w:p w14:paraId="4D1985D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mul = a * b;</w:t>
      </w:r>
    </w:p>
    <w:p w14:paraId="0AA152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System.out.println("Multiplication: " + mul); </w:t>
      </w:r>
    </w:p>
    <w:p w14:paraId="3FD2FD9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23EA4F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3BBC18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class aacalc extends acalc { </w:t>
      </w:r>
    </w:p>
    <w:p w14:paraId="6992B85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float div;</w:t>
      </w:r>
    </w:p>
    <w:p w14:paraId="282B7AB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aacalc(int a, int b) {</w:t>
      </w:r>
    </w:p>
    <w:p w14:paraId="3AED97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super(a, b); </w:t>
      </w:r>
    </w:p>
    <w:p w14:paraId="72D1216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0ADD923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public void divi() </w:t>
      </w:r>
    </w:p>
    <w:p w14:paraId="6B276BE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{</w:t>
      </w:r>
    </w:p>
    <w:p w14:paraId="0B603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if (b != 0) { // Check to avoid division by zero </w:t>
      </w:r>
    </w:p>
    <w:p w14:paraId="797FB12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div = (float) a / b; </w:t>
      </w:r>
    </w:p>
    <w:p w14:paraId="2CDC6CF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System.out.println("Division: " + div);</w:t>
      </w:r>
    </w:p>
    <w:p w14:paraId="6CCC67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66D9630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else { </w:t>
      </w:r>
    </w:p>
    <w:p w14:paraId="61A27AC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System.out.println("Division by zero error!"); </w:t>
      </w:r>
    </w:p>
    <w:p w14:paraId="2B78E003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} </w:t>
      </w:r>
    </w:p>
    <w:p w14:paraId="5A43DF5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07AB13F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010F002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7D9FF8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C606A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class ocalc {</w:t>
      </w:r>
    </w:p>
    <w:p w14:paraId="55804D74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DD643AB">
      <w:pPr>
        <w:spacing w:after="0" w:line="240" w:lineRule="auto"/>
        <w:ind w:left="0" w:leftChars="0" w:right="0" w:firstLine="0" w:firstLineChars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public static void main(String[] args) {</w:t>
      </w:r>
    </w:p>
    <w:p w14:paraId="4AC4022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aacalc c = new aacalc(10, 2);</w:t>
      </w:r>
    </w:p>
    <w:p w14:paraId="30B6724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c.divi(); </w:t>
      </w:r>
    </w:p>
    <w:p w14:paraId="799BC0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c.mult();</w:t>
      </w:r>
    </w:p>
    <w:p w14:paraId="47AD5F9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c.add();</w:t>
      </w:r>
    </w:p>
    <w:p w14:paraId="304F6BF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 xml:space="preserve"> } </w:t>
      </w:r>
    </w:p>
    <w:p w14:paraId="51B7E77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A15E3F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1C8BE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}</w:t>
      </w:r>
    </w:p>
    <w:p w14:paraId="7D38408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6535F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Output:</w:t>
      </w:r>
    </w:p>
    <w:p w14:paraId="1328238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drawing>
          <wp:inline distT="0" distB="0" distL="114300" distR="114300">
            <wp:extent cx="4686300" cy="1272540"/>
            <wp:effectExtent l="0" t="0" r="762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0C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3EF64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0739FB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2AA813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6A2533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  <w:r>
        <w:rPr>
          <w:rFonts w:hint="default" w:ascii="Arial" w:hAnsi="Arial" w:eastAsia="SimSun"/>
          <w:sz w:val="24"/>
          <w:szCs w:val="24"/>
          <w:u w:val="none"/>
          <w:lang w:val="en-IN"/>
        </w:rPr>
        <w:t>Error table:</w:t>
      </w:r>
    </w:p>
    <w:p w14:paraId="3D74692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09695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9D993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0604F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962116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1735CCF8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6D248B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7C789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3E4EB93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1F201E98">
      <w:pPr>
        <w:tabs>
          <w:tab w:val="left" w:pos="6900"/>
        </w:tabs>
        <w:ind w:left="0" w:firstLine="0"/>
        <w:rPr>
          <w:sz w:val="24"/>
        </w:rPr>
      </w:pPr>
    </w:p>
    <w:p w14:paraId="1A04419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CD7F9C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AE5AB7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561A41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6E5B6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AA687F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D87C96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0D85F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BFC6530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CFAFC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DC29A7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6BFA76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9D3EF3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7B1CC5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53B17C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A18126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729AD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6FE48A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E69AD2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538C66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1F15FC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437DF6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886EFF8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E8EB1A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72B0EBA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BAC5D9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F87587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074951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87ED5E4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FDCC6D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4F2E35C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AA79B4E">
      <w:pPr>
        <w:pStyle w:val="11"/>
        <w:numPr>
          <w:ilvl w:val="0"/>
          <w:numId w:val="0"/>
        </w:numPr>
        <w:spacing w:line="240" w:lineRule="auto"/>
        <w:ind w:left="475" w:leftChars="0" w:right="1998" w:rightChars="0"/>
        <w:rPr>
          <w:rFonts w:ascii="Arial Rounded MT Bold" w:hAnsi="Arial Rounded MT Bold"/>
          <w:sz w:val="27"/>
          <w:szCs w:val="27"/>
        </w:rPr>
      </w:pPr>
      <w:r>
        <w:rPr>
          <w:rFonts w:hint="default" w:ascii="Arial Rounded MT Bold" w:hAnsi="Arial Rounded MT Bold"/>
          <w:sz w:val="27"/>
          <w:szCs w:val="27"/>
          <w:lang w:val="en-IN"/>
        </w:rPr>
        <w:t>B.</w:t>
      </w:r>
      <w:r>
        <w:rPr>
          <w:rFonts w:ascii="Arial Rounded MT Bold" w:hAnsi="Arial Rounded MT Bold"/>
          <w:sz w:val="27"/>
          <w:szCs w:val="27"/>
        </w:rPr>
        <w:t>Program : 2</w:t>
      </w:r>
    </w:p>
    <w:p w14:paraId="6257CDA3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3AC1B75D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059E528F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0B6ECBD9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66763225">
      <w:pPr>
        <w:ind w:left="720"/>
        <w:rPr>
          <w:rFonts w:ascii="Bahnschrift Condensed" w:hAnsi="Bahnschrift Condensed"/>
          <w:b/>
          <w:bCs/>
          <w:sz w:val="24"/>
        </w:rPr>
      </w:pPr>
    </w:p>
    <w:p w14:paraId="7C945A56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53567C4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355DF9A2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1FE3C7AD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The system should also include a fuction to display  details about each vehicle and indicate when a vechicle is starting .</w:t>
      </w:r>
    </w:p>
    <w:p w14:paraId="74B54F8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7E3E229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37F689E8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5CBB967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55DDCF23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8F14ACF">
      <w:pPr>
        <w:tabs>
          <w:tab w:val="left" w:pos="6900"/>
        </w:tabs>
        <w:ind w:left="0" w:firstLine="0"/>
        <w:rPr>
          <w:sz w:val="24"/>
        </w:rPr>
      </w:pPr>
    </w:p>
    <w:p w14:paraId="7336C987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69B7D93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9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68"/>
      </w:tblGrid>
      <w:tr w14:paraId="16AC8C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18104CF9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14:paraId="2DE3B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7A5EA089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62C0F142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14:paraId="05FBB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216CC26E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7A7E29FA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02E28936">
            <w:pPr>
              <w:tabs>
                <w:tab w:val="left" w:pos="6900"/>
              </w:tabs>
              <w:rPr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o:spt="20" style="position:absolute;left:0pt;flip:x;margin-left:76.3pt;margin-top:14.65pt;height:60.6pt;width:0pt;z-index:251660288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184AAEFA">
      <w:pPr>
        <w:tabs>
          <w:tab w:val="left" w:pos="6900"/>
        </w:tabs>
        <w:ind w:left="0" w:firstLine="0"/>
        <w:rPr>
          <w:sz w:val="24"/>
        </w:rPr>
      </w:pPr>
    </w:p>
    <w:p w14:paraId="0D064B7E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o:spt="20" style="position:absolute;left:0pt;flip:y;margin-left:91.8pt;margin-top:9.2pt;height:3pt;width:327.6pt;z-index:251661312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flip:x;margin-left:415.2pt;margin-top:9.35pt;height:38.4pt;width:0.6pt;z-index:251662336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0C3729B">
      <w:pPr>
        <w:tabs>
          <w:tab w:val="left" w:pos="6900"/>
        </w:tabs>
        <w:ind w:left="0" w:firstLine="0"/>
        <w:rPr>
          <w:sz w:val="24"/>
        </w:rPr>
      </w:pPr>
    </w:p>
    <w:p w14:paraId="2CA3CA5F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9"/>
        <w:tblW w:w="0" w:type="auto"/>
        <w:tblInd w:w="1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57"/>
        <w:gridCol w:w="4704"/>
      </w:tblGrid>
      <w:tr w14:paraId="053038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</w:tcPr>
          <w:tbl>
            <w:tblPr>
              <w:tblStyle w:val="9"/>
              <w:tblW w:w="458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531"/>
            </w:tblGrid>
            <w:tr w14:paraId="10B42DA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587" w:type="dxa"/>
                </w:tcPr>
                <w:p w14:paraId="66C7062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14:paraId="53FFCD9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1F6EE8EF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352AB257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14:paraId="3777FEE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4D09FDFF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54C5669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3A88CC23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7" o:spid="_x0000_s1026" o:spt="20" style="position:absolute;left:0pt;flip:x;margin-left:104.15pt;margin-top:-1.05pt;height:44.4pt;width:0.6pt;z-index:251663360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9"/>
              <w:tblW w:w="0" w:type="auto"/>
              <w:tblInd w:w="549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929"/>
            </w:tblGrid>
            <w:tr w14:paraId="14314BB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3610" w:type="dxa"/>
                </w:tcPr>
                <w:p w14:paraId="003CEB0A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14:paraId="4F98894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10" w:type="dxa"/>
                </w:tcPr>
                <w:p w14:paraId="1A3C6F57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14:paraId="56232E2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3610" w:type="dxa"/>
                </w:tcPr>
                <w:p w14:paraId="34E214D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28615145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35447A8C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6A2B772D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7"/>
      </w:tblGrid>
      <w:tr w14:paraId="307D0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784E89E0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14:paraId="66AF4F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17A31AD1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14:paraId="50DC65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585B175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6FC857A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7C995CF5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3EAFF294">
      <w:pPr>
        <w:tabs>
          <w:tab w:val="left" w:pos="2412"/>
        </w:tabs>
        <w:rPr>
          <w:sz w:val="24"/>
        </w:rPr>
      </w:pPr>
    </w:p>
    <w:p w14:paraId="1B7B96EA">
      <w:pPr>
        <w:tabs>
          <w:tab w:val="left" w:pos="2412"/>
        </w:tabs>
        <w:rPr>
          <w:sz w:val="24"/>
        </w:rPr>
      </w:pPr>
    </w:p>
    <w:p w14:paraId="2177E5DF">
      <w:pPr>
        <w:tabs>
          <w:tab w:val="left" w:pos="2412"/>
        </w:tabs>
        <w:rPr>
          <w:sz w:val="24"/>
        </w:rPr>
      </w:pPr>
    </w:p>
    <w:p w14:paraId="4E9C0975">
      <w:pPr>
        <w:tabs>
          <w:tab w:val="left" w:pos="2412"/>
        </w:tabs>
        <w:rPr>
          <w:sz w:val="24"/>
        </w:rPr>
      </w:pPr>
    </w:p>
    <w:p w14:paraId="2BF111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6786362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268FE8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21EC888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int speed;</w:t>
      </w:r>
    </w:p>
    <w:p w14:paraId="394D8C08">
      <w:pPr>
        <w:tabs>
          <w:tab w:val="left" w:pos="2412"/>
        </w:tabs>
        <w:ind w:left="1440"/>
        <w:rPr>
          <w:sz w:val="24"/>
        </w:rPr>
      </w:pPr>
    </w:p>
    <w:p w14:paraId="518A2D2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26AAA2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69E42F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6D4DDC8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25CD2DB">
      <w:pPr>
        <w:tabs>
          <w:tab w:val="left" w:pos="2412"/>
        </w:tabs>
        <w:ind w:left="1440"/>
        <w:rPr>
          <w:sz w:val="24"/>
        </w:rPr>
      </w:pPr>
    </w:p>
    <w:p w14:paraId="7FC52F1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513A8FF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09A126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3C34484">
      <w:pPr>
        <w:tabs>
          <w:tab w:val="left" w:pos="2412"/>
        </w:tabs>
        <w:ind w:left="1440"/>
        <w:rPr>
          <w:sz w:val="24"/>
        </w:rPr>
      </w:pPr>
    </w:p>
    <w:p w14:paraId="4364D9B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00C7F8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0ECE5C6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198EC0E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7AD5CB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69992C2F">
      <w:pPr>
        <w:tabs>
          <w:tab w:val="left" w:pos="2412"/>
        </w:tabs>
        <w:ind w:left="1440"/>
        <w:rPr>
          <w:sz w:val="24"/>
        </w:rPr>
      </w:pPr>
    </w:p>
    <w:p w14:paraId="289EC97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3AA526E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269EBD1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02C7459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243D4DA2">
      <w:pPr>
        <w:tabs>
          <w:tab w:val="left" w:pos="2412"/>
        </w:tabs>
        <w:ind w:left="1440"/>
        <w:rPr>
          <w:sz w:val="24"/>
        </w:rPr>
      </w:pPr>
    </w:p>
    <w:p w14:paraId="67145EC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3CFE84E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2356245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19E0E2F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18BE91C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6C58299">
      <w:pPr>
        <w:tabs>
          <w:tab w:val="left" w:pos="2412"/>
        </w:tabs>
        <w:ind w:left="1440"/>
        <w:rPr>
          <w:sz w:val="24"/>
        </w:rPr>
      </w:pPr>
    </w:p>
    <w:p w14:paraId="33F837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34618A7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1251879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2C1F6AF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12CF76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seatingCapacity);</w:t>
      </w:r>
    </w:p>
    <w:p w14:paraId="37DA09D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</w:t>
      </w:r>
    </w:p>
    <w:p w14:paraId="64BED9D9">
      <w:pPr>
        <w:tabs>
          <w:tab w:val="left" w:pos="2412"/>
        </w:tabs>
        <w:ind w:left="1440"/>
        <w:rPr>
          <w:sz w:val="24"/>
        </w:rPr>
      </w:pPr>
    </w:p>
    <w:p w14:paraId="10549BE8">
      <w:pPr>
        <w:tabs>
          <w:tab w:val="left" w:pos="2412"/>
        </w:tabs>
        <w:ind w:left="1440"/>
        <w:rPr>
          <w:sz w:val="24"/>
        </w:rPr>
      </w:pPr>
    </w:p>
    <w:p w14:paraId="28BD823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}</w:t>
      </w:r>
    </w:p>
    <w:p w14:paraId="7BB73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4049BFE6">
      <w:pPr>
        <w:tabs>
          <w:tab w:val="left" w:pos="2412"/>
        </w:tabs>
        <w:ind w:left="1440"/>
        <w:rPr>
          <w:sz w:val="24"/>
        </w:rPr>
      </w:pPr>
    </w:p>
    <w:p w14:paraId="21ED92B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58FFE01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0DC436A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boolean hasGears;</w:t>
      </w:r>
    </w:p>
    <w:p w14:paraId="33A36884">
      <w:pPr>
        <w:tabs>
          <w:tab w:val="left" w:pos="2412"/>
        </w:tabs>
        <w:ind w:left="1440"/>
        <w:rPr>
          <w:sz w:val="24"/>
        </w:rPr>
      </w:pPr>
    </w:p>
    <w:p w14:paraId="4F42A31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Bike(String brand, int speed, boolean hasGears) {</w:t>
      </w:r>
    </w:p>
    <w:p w14:paraId="47C875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064D7B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5DEF060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6E672B9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1B70460">
      <w:pPr>
        <w:tabs>
          <w:tab w:val="left" w:pos="2412"/>
        </w:tabs>
        <w:ind w:left="1440"/>
        <w:rPr>
          <w:sz w:val="24"/>
        </w:rPr>
      </w:pPr>
    </w:p>
    <w:p w14:paraId="15479DD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21522D2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5485E4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102F983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System.out.println("Has Gears: " + (hasGears ? "Yes" : "No"));</w:t>
      </w:r>
    </w:p>
    <w:p w14:paraId="5EC22E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2F6BDD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675F252">
      <w:pPr>
        <w:tabs>
          <w:tab w:val="left" w:pos="2412"/>
        </w:tabs>
        <w:ind w:left="1440"/>
        <w:rPr>
          <w:sz w:val="24"/>
        </w:rPr>
      </w:pPr>
    </w:p>
    <w:p w14:paraId="1876499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3A0CC66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13BDFA5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7C4E50EE">
      <w:pPr>
        <w:tabs>
          <w:tab w:val="left" w:pos="2412"/>
        </w:tabs>
        <w:ind w:left="1440"/>
        <w:rPr>
          <w:sz w:val="24"/>
        </w:rPr>
      </w:pPr>
    </w:p>
    <w:p w14:paraId="1D665B3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612E296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46FBCBD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43D2684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999507F">
      <w:pPr>
        <w:tabs>
          <w:tab w:val="left" w:pos="2412"/>
        </w:tabs>
        <w:ind w:left="1440"/>
        <w:rPr>
          <w:sz w:val="24"/>
        </w:rPr>
      </w:pPr>
    </w:p>
    <w:p w14:paraId="64EFA00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17D41D0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5C811C9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CB46BF1">
      <w:pPr>
        <w:tabs>
          <w:tab w:val="left" w:pos="2412"/>
        </w:tabs>
        <w:ind w:left="1440"/>
        <w:rPr>
          <w:sz w:val="24"/>
        </w:rPr>
      </w:pPr>
    </w:p>
    <w:p w14:paraId="1805FB2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65A5701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386F386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307591D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40B426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B6E5D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3713992A">
      <w:pPr>
        <w:tabs>
          <w:tab w:val="left" w:pos="2412"/>
        </w:tabs>
        <w:ind w:left="1440"/>
        <w:rPr>
          <w:sz w:val="24"/>
        </w:rPr>
      </w:pPr>
    </w:p>
    <w:p w14:paraId="62636FE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06B9837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public class Main {</w:t>
      </w:r>
    </w:p>
    <w:p w14:paraId="27AB6E5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62E8460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5C29C9A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Car("Toyota", 180, 4, 5);</w:t>
      </w:r>
    </w:p>
    <w:p w14:paraId="79565F8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0DDD6BA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6070C7B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5929B9E4">
      <w:pPr>
        <w:tabs>
          <w:tab w:val="left" w:pos="2412"/>
        </w:tabs>
        <w:ind w:left="1440"/>
        <w:rPr>
          <w:sz w:val="24"/>
        </w:rPr>
      </w:pPr>
    </w:p>
    <w:p w14:paraId="6AAD210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607840A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bike = new Bike("Yamaha", 120, true);</w:t>
      </w:r>
    </w:p>
    <w:p w14:paraId="0E8E62B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3F6451D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7E1F7B3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4019C501">
      <w:pPr>
        <w:tabs>
          <w:tab w:val="left" w:pos="2412"/>
        </w:tabs>
        <w:ind w:left="1440"/>
        <w:rPr>
          <w:sz w:val="24"/>
        </w:rPr>
      </w:pPr>
    </w:p>
    <w:p w14:paraId="2E994E73">
      <w:pPr>
        <w:tabs>
          <w:tab w:val="left" w:pos="2412"/>
        </w:tabs>
        <w:ind w:left="1440"/>
        <w:rPr>
          <w:sz w:val="24"/>
        </w:rPr>
      </w:pPr>
    </w:p>
    <w:p w14:paraId="619EAE52">
      <w:pPr>
        <w:tabs>
          <w:tab w:val="left" w:pos="2412"/>
        </w:tabs>
        <w:ind w:left="1440"/>
        <w:rPr>
          <w:sz w:val="24"/>
        </w:rPr>
      </w:pPr>
    </w:p>
    <w:p w14:paraId="70F47F8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4A764DE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truck = new Truck("Volvo", 100, 10.5);</w:t>
      </w:r>
    </w:p>
    <w:p w14:paraId="038453E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421E200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23488A9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B5FF0C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50F599C0">
      <w:pPr>
        <w:tabs>
          <w:tab w:val="left" w:pos="2412"/>
        </w:tabs>
        <w:ind w:left="1440"/>
        <w:rPr>
          <w:sz w:val="24"/>
        </w:rPr>
      </w:pPr>
    </w:p>
    <w:p w14:paraId="371481BA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5B254A65">
      <w:pPr>
        <w:tabs>
          <w:tab w:val="left" w:pos="2412"/>
        </w:tabs>
        <w:ind w:left="1440"/>
        <w:rPr>
          <w:sz w:val="24"/>
        </w:rPr>
      </w:pPr>
    </w:p>
    <w:p w14:paraId="7D6EBD16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</w:t>
      </w:r>
    </w:p>
    <w:p w14:paraId="12AC2211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>
        <w:rPr>
          <w:sz w:val="24"/>
        </w:rPr>
        <w:drawing>
          <wp:inline distT="0" distB="0" distL="0" distR="0">
            <wp:extent cx="3826510" cy="2120265"/>
            <wp:effectExtent l="0" t="0" r="13970" b="13335"/>
            <wp:docPr id="6935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488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802" cy="21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E38">
      <w:pPr>
        <w:tabs>
          <w:tab w:val="left" w:pos="2412"/>
        </w:tabs>
        <w:rPr>
          <w:sz w:val="24"/>
        </w:rPr>
      </w:pPr>
    </w:p>
    <w:p w14:paraId="0941E35A">
      <w:pPr>
        <w:rPr>
          <w:sz w:val="24"/>
        </w:rPr>
      </w:pPr>
    </w:p>
    <w:p w14:paraId="3FB45F29">
      <w:pPr>
        <w:rPr>
          <w:sz w:val="24"/>
        </w:rPr>
      </w:pPr>
    </w:p>
    <w:p w14:paraId="4D1B2A6D">
      <w:pPr>
        <w:rPr>
          <w:sz w:val="24"/>
        </w:rPr>
      </w:pPr>
    </w:p>
    <w:p w14:paraId="5BE2B875">
      <w:pPr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2BA2C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9" w:hRule="atLeast"/>
        </w:trPr>
        <w:tc>
          <w:tcPr>
            <w:tcW w:w="678" w:type="dxa"/>
          </w:tcPr>
          <w:p w14:paraId="79E1FC4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9F958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784DD8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3317B4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3FF70B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71BE48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13BFD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6BB08D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AD231C5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4B8C0BA1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32A4D0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63048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AB5D9F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BF21E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45FA7FED">
      <w:pPr>
        <w:jc w:val="center"/>
        <w:rPr>
          <w:sz w:val="24"/>
        </w:rPr>
      </w:pPr>
    </w:p>
    <w:p w14:paraId="43EAD79A">
      <w:pPr>
        <w:spacing w:after="0" w:line="240" w:lineRule="auto"/>
        <w:ind w:right="0"/>
      </w:pPr>
    </w:p>
    <w:p w14:paraId="1398E3FA">
      <w:pPr>
        <w:spacing w:after="0" w:line="240" w:lineRule="auto"/>
        <w:ind w:right="0"/>
      </w:pPr>
    </w:p>
    <w:p w14:paraId="2F9F59E6">
      <w:pPr>
        <w:spacing w:after="0" w:line="240" w:lineRule="auto"/>
        <w:ind w:right="0"/>
      </w:pPr>
    </w:p>
    <w:p w14:paraId="6D62438D">
      <w:pPr>
        <w:spacing w:after="0" w:line="240" w:lineRule="auto"/>
        <w:ind w:right="0"/>
      </w:pPr>
    </w:p>
    <w:p w14:paraId="0F53301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2E476A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B68281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074720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03EE51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CAB2B9F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749BE2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449D32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B9FADB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B118109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E5E3CBD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1EF0E4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25581521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339A1C5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61CE7EF7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397D98E6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18DACA2B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5737E46C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7FC458EE">
      <w:pPr>
        <w:spacing w:after="0" w:line="240" w:lineRule="auto"/>
        <w:ind w:right="0"/>
        <w:rPr>
          <w:rFonts w:hint="default" w:ascii="Arial" w:hAnsi="Arial" w:eastAsia="SimSun"/>
          <w:sz w:val="24"/>
          <w:szCs w:val="24"/>
          <w:u w:val="none"/>
          <w:lang w:val="en-IN"/>
        </w:rPr>
      </w:pPr>
    </w:p>
    <w:p w14:paraId="0A09B1FC">
      <w:pPr>
        <w:spacing w:after="0" w:line="240" w:lineRule="auto"/>
        <w:ind w:right="0"/>
        <w:jc w:val="center"/>
        <w:rPr>
          <w:rFonts w:hint="default"/>
          <w:b/>
          <w:bCs/>
          <w:sz w:val="36"/>
          <w:szCs w:val="32"/>
          <w:lang w:val="en-IN"/>
        </w:rPr>
      </w:pPr>
      <w:r>
        <w:rPr>
          <w:rFonts w:hint="default"/>
          <w:b/>
          <w:bCs/>
          <w:sz w:val="36"/>
          <w:szCs w:val="32"/>
          <w:lang w:val="en-IN"/>
        </w:rPr>
        <w:t>WEEK-6</w:t>
      </w:r>
    </w:p>
    <w:p w14:paraId="41729A98">
      <w:pPr>
        <w:spacing w:after="0" w:line="240" w:lineRule="auto"/>
        <w:ind w:right="0"/>
        <w:jc w:val="center"/>
        <w:rPr>
          <w:rFonts w:hint="default" w:ascii="Algerian" w:hAnsi="Algerian" w:eastAsia="SimSun" w:cs="Algerian"/>
          <w:sz w:val="24"/>
          <w:szCs w:val="24"/>
          <w:u w:val="none"/>
          <w:lang w:val="en-IN"/>
        </w:rPr>
      </w:pPr>
    </w:p>
    <w:p w14:paraId="55380A78">
      <w:pPr>
        <w:numPr>
          <w:ilvl w:val="0"/>
          <w:numId w:val="10"/>
        </w:numPr>
        <w:spacing w:after="0" w:line="240" w:lineRule="auto"/>
        <w:ind w:left="115" w:leftChars="0" w:right="0" w:rightChars="0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Write a java program to create a vechiles class with a method displayinfo() override this method in the car subclass to provide specific information about a car</w:t>
      </w:r>
    </w:p>
    <w:p w14:paraId="79948C56">
      <w:pPr>
        <w:numPr>
          <w:ilvl w:val="0"/>
          <w:numId w:val="0"/>
        </w:numPr>
        <w:spacing w:after="0" w:line="240" w:lineRule="auto"/>
        <w:ind w:left="105" w:leftChars="0" w:right="0" w:right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 xml:space="preserve">    </w:t>
      </w:r>
    </w:p>
    <w:p w14:paraId="18E9EE9B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Company</w:t>
      </w:r>
    </w:p>
    <w:p w14:paraId="738FA69F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Model</w:t>
      </w:r>
    </w:p>
    <w:p w14:paraId="1524562D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Price</w:t>
      </w:r>
    </w:p>
    <w:p w14:paraId="7C835C11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Seating capacity</w:t>
      </w:r>
    </w:p>
    <w:p w14:paraId="7C114704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  <w:r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  <w:t>Petrol or not</w:t>
      </w:r>
    </w:p>
    <w:p w14:paraId="69F67EC4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</w:p>
    <w:p w14:paraId="09E77FFE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32"/>
          <w:szCs w:val="32"/>
          <w:lang w:val="en-IN"/>
        </w:rPr>
      </w:pPr>
      <w:r>
        <w:rPr>
          <w:rFonts w:hint="default" w:ascii="Arial Rounded MT Bold" w:hAnsi="Arial Rounded MT Bold" w:eastAsia="SimSun" w:cs="Arial Rounded MT Bold"/>
          <w:sz w:val="32"/>
          <w:szCs w:val="32"/>
          <w:lang w:val="en-IN"/>
        </w:rPr>
        <w:t>Pogram:</w:t>
      </w:r>
    </w:p>
    <w:p w14:paraId="68B9CE8A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32"/>
          <w:szCs w:val="32"/>
          <w:lang w:val="en-IN"/>
        </w:rPr>
      </w:pPr>
    </w:p>
    <w:p w14:paraId="731C06AB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public class vehicles {</w:t>
      </w:r>
    </w:p>
    <w:p w14:paraId="6F6E392D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void displayinfo() {</w:t>
      </w:r>
    </w:p>
    <w:p w14:paraId="1961B7FC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System.out.println("This is a vehicle");</w:t>
      </w:r>
    </w:p>
    <w:p w14:paraId="1E0F027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743FCF4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}</w:t>
      </w:r>
    </w:p>
    <w:p w14:paraId="0120CEA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44F30F8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class Car extends vehicles {</w:t>
      </w:r>
    </w:p>
    <w:p w14:paraId="2B406E3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String Name, Model, Capacity;</w:t>
      </w:r>
    </w:p>
    <w:p w14:paraId="0542AF2A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int Price;</w:t>
      </w:r>
    </w:p>
    <w:p w14:paraId="117CB139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boolean Petrol;</w:t>
      </w:r>
    </w:p>
    <w:p w14:paraId="552870C2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4233B41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Car(String Name, String Model, String Capacity, int Price, boolean Petrol) {</w:t>
      </w:r>
    </w:p>
    <w:p w14:paraId="3D697B3E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this.Name = Name;</w:t>
      </w:r>
    </w:p>
    <w:p w14:paraId="24E0ED0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this.Model = Model;</w:t>
      </w:r>
    </w:p>
    <w:p w14:paraId="28438342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this.Capacity = Capacity;</w:t>
      </w:r>
    </w:p>
    <w:p w14:paraId="4AC35527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this.Price = Price;</w:t>
      </w:r>
    </w:p>
    <w:p w14:paraId="0620EED7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this.Petrol = Petrol;</w:t>
      </w:r>
    </w:p>
    <w:p w14:paraId="03C2B3E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29BCCFC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27421B3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@Override</w:t>
      </w:r>
    </w:p>
    <w:p w14:paraId="478783D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public void displayinfo() {</w:t>
      </w:r>
    </w:p>
    <w:p w14:paraId="3FB21440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System.out.println("Car name is: " + Name);</w:t>
      </w:r>
    </w:p>
    <w:p w14:paraId="7326D25C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System.out.println("The model is: " + Model);</w:t>
      </w:r>
    </w:p>
    <w:p w14:paraId="20721D70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System.out.println("The price of the car is: " + Price);</w:t>
      </w:r>
    </w:p>
    <w:p w14:paraId="0FBB4AF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System.out.println("The seating capacity of the car is: " + Capacity);</w:t>
      </w:r>
    </w:p>
    <w:p w14:paraId="4F1ABE22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System.out.println("Is it petrol? " + Petrol);</w:t>
      </w:r>
    </w:p>
    <w:p w14:paraId="5B86347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284B1BED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}</w:t>
      </w:r>
    </w:p>
    <w:p w14:paraId="29EF5F89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486A68F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class Main {</w:t>
      </w:r>
    </w:p>
    <w:p w14:paraId="4D807B0A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public static void main(String[] args) {</w:t>
      </w:r>
    </w:p>
    <w:p w14:paraId="1FE74BB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Car c1 = new Car("Toyota", "Sedan", "5-Seater", 4500, true);</w:t>
      </w:r>
    </w:p>
    <w:p w14:paraId="5C4343D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    c1.displayinfo();</w:t>
      </w:r>
    </w:p>
    <w:p w14:paraId="7FDBEB7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 xml:space="preserve">    }</w:t>
      </w:r>
    </w:p>
    <w:p w14:paraId="5788C5C6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t>}</w:t>
      </w:r>
    </w:p>
    <w:p w14:paraId="57EE0C6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504D2B13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3F6C2E4D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2F3F8837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6D111CEE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7B50BB74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50051B7C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b/>
          <w:bCs/>
          <w:sz w:val="28"/>
          <w:szCs w:val="28"/>
          <w:lang w:val="en-IN"/>
        </w:rPr>
      </w:pPr>
      <w:r>
        <w:rPr>
          <w:rFonts w:hint="default" w:ascii="Arial" w:hAnsi="Arial" w:eastAsia="SimSun"/>
          <w:b/>
          <w:bCs/>
          <w:sz w:val="28"/>
          <w:szCs w:val="28"/>
          <w:lang w:val="en-IN"/>
        </w:rPr>
        <w:t>Class Diagram:</w:t>
      </w:r>
    </w:p>
    <w:p w14:paraId="074FFAD2">
      <w:pPr>
        <w:pStyle w:val="6"/>
        <w:rPr>
          <w:b/>
          <w:sz w:val="20"/>
        </w:rPr>
      </w:pPr>
    </w:p>
    <w:p w14:paraId="0642F6AD">
      <w:pPr>
        <w:pStyle w:val="6"/>
        <w:spacing w:before="4"/>
        <w:rPr>
          <w:b/>
          <w:sz w:val="20"/>
        </w:rPr>
      </w:pPr>
    </w:p>
    <w:tbl>
      <w:tblPr>
        <w:tblStyle w:val="5"/>
        <w:tblW w:w="0" w:type="auto"/>
        <w:tblInd w:w="294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91"/>
      </w:tblGrid>
      <w:tr w14:paraId="2AD712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4391" w:type="dxa"/>
          </w:tcPr>
          <w:p w14:paraId="55BB32D8">
            <w:pPr>
              <w:pStyle w:val="15"/>
              <w:spacing w:line="321" w:lineRule="exact"/>
              <w:ind w:left="1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Vehicle</w:t>
            </w:r>
          </w:p>
        </w:tc>
      </w:tr>
      <w:tr w14:paraId="466124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 w:hRule="atLeast"/>
        </w:trPr>
        <w:tc>
          <w:tcPr>
            <w:tcW w:w="4391" w:type="dxa"/>
          </w:tcPr>
          <w:p w14:paraId="0DF2EDE3">
            <w:pPr>
              <w:pStyle w:val="15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+displayInfo():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0F0F84FC">
      <w:pPr>
        <w:pStyle w:val="6"/>
        <w:rPr>
          <w:b/>
          <w:sz w:val="20"/>
        </w:rPr>
      </w:pPr>
    </w:p>
    <w:p w14:paraId="384C030F">
      <w:pPr>
        <w:pStyle w:val="6"/>
        <w:rPr>
          <w:b/>
          <w:sz w:val="20"/>
        </w:rPr>
      </w:pPr>
    </w:p>
    <w:p w14:paraId="1C8C0568">
      <w:pPr>
        <w:pStyle w:val="6"/>
        <w:rPr>
          <w:b/>
          <w:sz w:val="20"/>
        </w:rPr>
      </w:pPr>
    </w:p>
    <w:p w14:paraId="772ACC10">
      <w:pPr>
        <w:pStyle w:val="6"/>
        <w:spacing w:before="96"/>
        <w:rPr>
          <w:b/>
          <w:sz w:val="20"/>
        </w:rPr>
      </w:pPr>
    </w:p>
    <w:tbl>
      <w:tblPr>
        <w:tblStyle w:val="5"/>
        <w:tblW w:w="0" w:type="auto"/>
        <w:tblInd w:w="29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94"/>
      </w:tblGrid>
      <w:tr w14:paraId="4FD2C9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5" w:hRule="atLeast"/>
        </w:trPr>
        <w:tc>
          <w:tcPr>
            <w:tcW w:w="4394" w:type="dxa"/>
          </w:tcPr>
          <w:p w14:paraId="3FD7173A">
            <w:pPr>
              <w:pStyle w:val="15"/>
              <w:spacing w:line="321" w:lineRule="exact"/>
              <w:ind w:right="46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car</w:t>
            </w:r>
          </w:p>
        </w:tc>
      </w:tr>
      <w:tr w14:paraId="542E5E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0" w:hRule="atLeast"/>
        </w:trPr>
        <w:tc>
          <w:tcPr>
            <w:tcW w:w="4394" w:type="dxa"/>
          </w:tcPr>
          <w:p w14:paraId="35D0C8B1">
            <w:pPr>
              <w:pStyle w:val="15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+displayInfo():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void</w:t>
            </w:r>
          </w:p>
        </w:tc>
      </w:tr>
    </w:tbl>
    <w:p w14:paraId="43E5AA2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14F7BE13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676A844C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3A8E4CAD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b/>
          <w:bCs/>
          <w:sz w:val="28"/>
          <w:szCs w:val="28"/>
          <w:lang w:val="en-IN"/>
        </w:rPr>
      </w:pPr>
    </w:p>
    <w:p w14:paraId="6E34CA64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sz w:val="24"/>
          <w:szCs w:val="24"/>
          <w:lang w:val="en-IN"/>
        </w:rPr>
      </w:pPr>
    </w:p>
    <w:p w14:paraId="069D91EF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" w:hAnsi="Arial" w:eastAsia="SimSun"/>
          <w:b/>
          <w:bCs/>
          <w:sz w:val="28"/>
          <w:szCs w:val="28"/>
          <w:lang w:val="en-IN"/>
        </w:rPr>
      </w:pPr>
      <w:r>
        <w:rPr>
          <w:rFonts w:hint="default" w:ascii="Arial" w:hAnsi="Arial" w:eastAsia="SimSun"/>
          <w:b/>
          <w:bCs/>
          <w:sz w:val="28"/>
          <w:szCs w:val="28"/>
          <w:lang w:val="en-IN"/>
        </w:rPr>
        <w:t>Output:</w:t>
      </w:r>
    </w:p>
    <w:p w14:paraId="151A636C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" w:hAnsi="Arial" w:eastAsia="SimSun"/>
          <w:sz w:val="24"/>
          <w:szCs w:val="24"/>
          <w:lang w:val="en-IN"/>
        </w:rPr>
      </w:pPr>
      <w:r>
        <w:rPr>
          <w:rFonts w:hint="default" w:ascii="Arial" w:hAnsi="Arial" w:eastAsia="SimSun"/>
          <w:sz w:val="24"/>
          <w:szCs w:val="24"/>
          <w:lang w:val="en-IN"/>
        </w:rPr>
        <w:drawing>
          <wp:inline distT="0" distB="0" distL="114300" distR="114300">
            <wp:extent cx="4076700" cy="1266825"/>
            <wp:effectExtent l="0" t="0" r="7620" b="13335"/>
            <wp:docPr id="8" name="Picture 8" descr="Screenshot 2025-04-06 11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06 1136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7C35">
      <w:pPr>
        <w:numPr>
          <w:ilvl w:val="0"/>
          <w:numId w:val="0"/>
        </w:numPr>
        <w:spacing w:after="0" w:line="240" w:lineRule="auto"/>
        <w:ind w:right="0" w:rightChars="0"/>
        <w:jc w:val="both"/>
        <w:rPr>
          <w:rFonts w:hint="default" w:ascii="Arial Rounded MT Bold" w:hAnsi="Arial Rounded MT Bold" w:eastAsia="SimSun" w:cs="Arial Rounded MT Bold"/>
          <w:sz w:val="24"/>
          <w:szCs w:val="24"/>
          <w:lang w:val="en-IN"/>
        </w:rPr>
      </w:pPr>
    </w:p>
    <w:p w14:paraId="6D4DC359">
      <w:pPr>
        <w:spacing w:after="0" w:line="240" w:lineRule="auto"/>
        <w:ind w:right="0"/>
        <w:jc w:val="left"/>
        <w:rPr>
          <w:rFonts w:hint="default" w:ascii="Algerian" w:hAnsi="Algerian" w:eastAsia="SimSun" w:cs="Algerian"/>
          <w:sz w:val="24"/>
          <w:szCs w:val="24"/>
          <w:u w:val="none"/>
          <w:lang w:val="en-IN"/>
        </w:rPr>
      </w:pPr>
    </w:p>
    <w:p w14:paraId="5838DA31">
      <w:pPr>
        <w:spacing w:after="0" w:line="240" w:lineRule="auto"/>
        <w:ind w:right="0"/>
        <w:jc w:val="left"/>
        <w:rPr>
          <w:rFonts w:hint="default" w:ascii="Algerian" w:hAnsi="Algerian" w:eastAsia="SimSun" w:cs="Algerian"/>
          <w:sz w:val="24"/>
          <w:szCs w:val="24"/>
          <w:u w:val="none"/>
          <w:lang w:val="en-IN"/>
        </w:rPr>
      </w:pPr>
    </w:p>
    <w:p w14:paraId="712C069F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5CA3377F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646"/>
        <w:gridCol w:w="2646"/>
        <w:gridCol w:w="2647"/>
      </w:tblGrid>
      <w:tr w14:paraId="4E1529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46" w:type="dxa"/>
          </w:tcPr>
          <w:p w14:paraId="7DAF5EC5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5E1B399C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0A5EE12E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003B4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46" w:type="dxa"/>
          </w:tcPr>
          <w:p w14:paraId="3829B586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627DF795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53476AF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331226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46" w:type="dxa"/>
          </w:tcPr>
          <w:p w14:paraId="3F896295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AC42ADA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0CB0E598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B1B77F3">
      <w:pPr>
        <w:pStyle w:val="6"/>
        <w:spacing w:before="212"/>
        <w:rPr>
          <w:b/>
        </w:rPr>
      </w:pPr>
    </w:p>
    <w:p w14:paraId="6E13E4A3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927D775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9B25544">
      <w:pPr>
        <w:spacing w:after="0" w:line="240" w:lineRule="auto"/>
        <w:ind w:left="0" w:leftChars="0" w:right="0" w:firstLine="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5150AB3">
      <w:pPr>
        <w:spacing w:after="0" w:line="240" w:lineRule="auto"/>
        <w:ind w:left="0" w:leftChars="0" w:right="0" w:firstLine="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  <w:t>2Q)</w:t>
      </w: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A college is developing automated admission system that verifies students eligibility for UG and PG programs .Each program has different eligibility criteria based on the students percentage in their previous qualification.</w:t>
      </w:r>
    </w:p>
    <w:p w14:paraId="4E583AD1">
      <w:pPr>
        <w:spacing w:after="0" w:line="240" w:lineRule="auto"/>
        <w:ind w:left="0" w:leftChars="0" w:right="0" w:firstLine="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65C718BC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UG admission require minimum 60%</w:t>
      </w:r>
    </w:p>
    <w:p w14:paraId="30C65E69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PG admission require minimum 70%</w:t>
      </w:r>
    </w:p>
    <w:p w14:paraId="1D7456C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B65FEC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6"/>
          <w:szCs w:val="36"/>
          <w:u w:val="none"/>
          <w:lang w:val="en-IN"/>
        </w:rPr>
        <w:t>Program:</w:t>
      </w:r>
    </w:p>
    <w:p w14:paraId="0FE1650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9C3AE6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import java.util.Scanner;</w:t>
      </w:r>
    </w:p>
    <w:p w14:paraId="7BBBEA9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14C74DD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class College {</w:t>
      </w:r>
    </w:p>
    <w:p w14:paraId="08DA0F5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String name;</w:t>
      </w:r>
    </w:p>
    <w:p w14:paraId="7C9FC47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int qualification;</w:t>
      </w:r>
    </w:p>
    <w:p w14:paraId="2BB781D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int percentage;</w:t>
      </w:r>
    </w:p>
    <w:p w14:paraId="3D5845A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22C98FD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// Constructor</w:t>
      </w:r>
    </w:p>
    <w:p w14:paraId="0162C93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College(String name, int qualification, int percentage) {</w:t>
      </w:r>
    </w:p>
    <w:p w14:paraId="29C627B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this.name = name;</w:t>
      </w:r>
    </w:p>
    <w:p w14:paraId="15D7200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this.qualification = qualification;</w:t>
      </w:r>
    </w:p>
    <w:p w14:paraId="527D1C2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this.percentage = percentage;</w:t>
      </w:r>
    </w:p>
    <w:p w14:paraId="42A4CF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54BBB28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10E81B2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// Default Eligibility method</w:t>
      </w:r>
    </w:p>
    <w:p w14:paraId="22C1D07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void Eligibility() {</w:t>
      </w:r>
    </w:p>
    <w:p w14:paraId="693064A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System.out.println("Name: " + name + ", Qualification: " + qualification + ", Percentage: " + percentage);</w:t>
      </w:r>
    </w:p>
    <w:p w14:paraId="1335325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System.out.println("The candidate is a fluke");</w:t>
      </w:r>
    </w:p>
    <w:p w14:paraId="62A01FC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2C3D7887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0B36CCE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723390B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class UG extends College {</w:t>
      </w:r>
    </w:p>
    <w:p w14:paraId="2615A0D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UG(String name, int qualification, int percentage) {</w:t>
      </w:r>
    </w:p>
    <w:p w14:paraId="6960604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super(name, qualification, percentage);</w:t>
      </w:r>
    </w:p>
    <w:p w14:paraId="74DF0B0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40670CB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78F3F22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0F04D06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void Eligibility() {</w:t>
      </w:r>
    </w:p>
    <w:p w14:paraId="69EF622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System.out.println("Name: " + name + ", Qualification: " + qualification + ", Percentage: " + percentage);</w:t>
      </w:r>
    </w:p>
    <w:p w14:paraId="7292F20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System.out.println("The candidate is eligible for UG");</w:t>
      </w:r>
    </w:p>
    <w:p w14:paraId="2039A40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74A6C76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133B038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18A5FB6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class PG extends College {</w:t>
      </w:r>
    </w:p>
    <w:p w14:paraId="65F01F6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PG(String name, int qualification, int percentage) {</w:t>
      </w:r>
    </w:p>
    <w:p w14:paraId="4658F1E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super(name, qualification, percentage);</w:t>
      </w:r>
    </w:p>
    <w:p w14:paraId="36BC470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64021A8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5F5872E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@Override</w:t>
      </w:r>
    </w:p>
    <w:p w14:paraId="410C1FD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void Eligibility() {</w:t>
      </w:r>
    </w:p>
    <w:p w14:paraId="2BF7D9B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</w:t>
      </w:r>
    </w:p>
    <w:p w14:paraId="09BD890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6623005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System.out.println("Name: " + name + ", Qualification: " + qualification + ", Percentage: " + percentage);</w:t>
      </w:r>
    </w:p>
    <w:p w14:paraId="6569022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System.out.println("The candidate is eligible for PG");</w:t>
      </w:r>
    </w:p>
    <w:p w14:paraId="5B52D62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33BBD83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040490C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43B7874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public class Main {</w:t>
      </w:r>
    </w:p>
    <w:p w14:paraId="352B671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public static void main(String[] args) {</w:t>
      </w:r>
    </w:p>
    <w:p w14:paraId="47688CBB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Scanner input = new Scanner(System.in);</w:t>
      </w:r>
    </w:p>
    <w:p w14:paraId="19F89EE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45346AB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// Taking inputs</w:t>
      </w:r>
    </w:p>
    <w:p w14:paraId="450E5A8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System.out.println("Enter your name:");</w:t>
      </w:r>
    </w:p>
    <w:p w14:paraId="75EE273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String name = input.nextLine();</w:t>
      </w:r>
    </w:p>
    <w:p w14:paraId="5E4A90B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0A05AE3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System.out.println("Enter your qualification (e.g., 12 for high school, 10 for 10th, etc.):");</w:t>
      </w:r>
    </w:p>
    <w:p w14:paraId="3A4E909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int qualification = input.nextInt();</w:t>
      </w:r>
    </w:p>
    <w:p w14:paraId="3D39B54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313F889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System.out.println("Enter your percentage:");</w:t>
      </w:r>
    </w:p>
    <w:p w14:paraId="461D9B1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int percentage = input.nextInt();</w:t>
      </w:r>
    </w:p>
    <w:p w14:paraId="30E62C2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23F3039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// Close scanner</w:t>
      </w:r>
    </w:p>
    <w:p w14:paraId="66F9AD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input.close();</w:t>
      </w:r>
    </w:p>
    <w:p w14:paraId="25DEA1D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7507ED0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// Logic to check eligibility</w:t>
      </w:r>
    </w:p>
    <w:p w14:paraId="76242BD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College candidate;</w:t>
      </w:r>
    </w:p>
    <w:p w14:paraId="4D7E71B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4FAB9DA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if (percentage &gt;= 70) {</w:t>
      </w:r>
    </w:p>
    <w:p w14:paraId="1E16BFB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    candidate = new PG(name, qualification, percentage);</w:t>
      </w:r>
    </w:p>
    <w:p w14:paraId="685D622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} else if (percentage &gt;= 60) {</w:t>
      </w:r>
    </w:p>
    <w:p w14:paraId="2EC9D5C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    candidate = new UG(name, qualification, percentage);</w:t>
      </w:r>
    </w:p>
    <w:p w14:paraId="6637731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} else {</w:t>
      </w:r>
    </w:p>
    <w:p w14:paraId="47512B3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    candidate = new College(name, qualification, percentage);</w:t>
      </w:r>
    </w:p>
    <w:p w14:paraId="5B60AAD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}</w:t>
      </w:r>
    </w:p>
    <w:p w14:paraId="66C22F6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</w:p>
    <w:p w14:paraId="6F801AB7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    candidate.Eligibility();``</w:t>
      </w:r>
    </w:p>
    <w:p w14:paraId="77C3C77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 xml:space="preserve">    }</w:t>
      </w:r>
    </w:p>
    <w:p w14:paraId="60E510EA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4"/>
          <w:szCs w:val="24"/>
          <w:u w:val="none"/>
          <w:lang w:val="en-IN"/>
        </w:rPr>
        <w:t>}</w:t>
      </w:r>
    </w:p>
    <w:p w14:paraId="1BB96D2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FA95E7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Class Diagram:</w:t>
      </w:r>
    </w:p>
    <w:tbl>
      <w:tblPr>
        <w:tblStyle w:val="9"/>
        <w:tblW w:w="0" w:type="auto"/>
        <w:tblInd w:w="23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353"/>
      </w:tblGrid>
      <w:tr w14:paraId="480ACA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353" w:type="dxa"/>
          </w:tcPr>
          <w:p w14:paraId="565D01B0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  <w:t>adm</w:t>
            </w:r>
          </w:p>
        </w:tc>
      </w:tr>
      <w:tr w14:paraId="160E64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353" w:type="dxa"/>
          </w:tcPr>
          <w:p w14:paraId="78B85D6E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elg():void</w:t>
            </w:r>
          </w:p>
        </w:tc>
      </w:tr>
    </w:tbl>
    <w:p w14:paraId="32DA9AC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29.45pt;margin-top:4.7pt;height:22.9pt;width:25.35pt;rotation:-5898240f;z-index:251669504;mso-width-relative:page;mso-height-relative:page;" filled="f" stroked="t" coordsize="21600,21600" o:gfxdata="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u/QgC2AAA&#10;AAgBAAAPAAAAAAAAAAEAIAAAACIAAABkcnMvZG93bnJldi54bWxQSwECFAAUAAAACACHTuJA/cW5&#10;wh4CAAAsBAAADgAAAAAAAAABACAAAAAnAQAAZHJzL2Uyb0RvYy54bWxQSwUGAAAAAAYABgBZAQAA&#10;twUAAAAA&#10;" adj="10800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2.6pt;margin-top:2.25pt;height:26.6pt;width:0.6pt;z-index:251668480;mso-width-relative:page;mso-height-relative:page;" filled="f" stroked="t" coordsize="21600,21600" o:gfxdata="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LVBTF2gAAAAgBAAAPAAAAAAAAAAEAIAAAACIAAABkcnMv&#10;ZG93bnJldi54bWxQSwECFAAUAAAACACHTuJAbBRfWAECAAD8AwAADgAAAAAAAAABACAAAAApAQAA&#10;ZHJzL2Uyb0RvYy54bWxQSwUGAAAAAAYABgBZAQAAnAUAAAAA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0FF639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659"/>
        <w:gridCol w:w="4337"/>
      </w:tblGrid>
      <w:tr w14:paraId="7D496B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59" w:type="dxa"/>
          </w:tcPr>
          <w:p w14:paraId="1ECAC612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4431F007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5"/>
                <w:sz w:val="28"/>
              </w:rPr>
              <w:t>pg</w:t>
            </w:r>
          </w:p>
        </w:tc>
      </w:tr>
      <w:tr w14:paraId="3F0D4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59" w:type="dxa"/>
          </w:tcPr>
          <w:p w14:paraId="4720319E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+elg():void</w:t>
            </w:r>
          </w:p>
        </w:tc>
        <w:tc>
          <w:tcPr>
            <w:tcW w:w="4337" w:type="dxa"/>
          </w:tcPr>
          <w:p w14:paraId="4034859C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" w:hAnsi="Arial" w:eastAsia="SimSun" w:cs="Arial"/>
                <w:b/>
                <w:bCs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+elg():void</w:t>
            </w:r>
          </w:p>
        </w:tc>
      </w:tr>
    </w:tbl>
    <w:p w14:paraId="355F9D1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142760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FF2ECA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C60DFD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71FE39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1C0DA3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160F6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Input:</w:t>
      </w:r>
    </w:p>
    <w:p w14:paraId="07352AA3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Name:D.GaneshReddy</w:t>
      </w:r>
    </w:p>
    <w:p w14:paraId="55B4F883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Qualification: 12</w:t>
      </w:r>
    </w:p>
    <w:p w14:paraId="62D4169D">
      <w:pPr>
        <w:numPr>
          <w:ilvl w:val="0"/>
          <w:numId w:val="11"/>
        </w:numPr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Percentage: 95</w:t>
      </w:r>
    </w:p>
    <w:p w14:paraId="6C6B43C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2308C6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3C3AC7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Output:</w:t>
      </w:r>
    </w:p>
    <w:p w14:paraId="0896002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4AB372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drawing>
          <wp:inline distT="0" distB="0" distL="114300" distR="114300">
            <wp:extent cx="6577330" cy="1824355"/>
            <wp:effectExtent l="0" t="0" r="6350" b="4445"/>
            <wp:docPr id="9" name="Picture 9" descr="Screenshot 2025-04-06 115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06 11500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C9C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2BD163A5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50091861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22D25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4193BE90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0963EF52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3903DBA7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316EA8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374804FA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03E22FE8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BE704DD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7485B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06E31BF8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682381C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34FBB6D6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42EA6A1">
      <w:pPr>
        <w:pStyle w:val="6"/>
        <w:spacing w:before="212"/>
        <w:rPr>
          <w:b/>
        </w:rPr>
      </w:pPr>
    </w:p>
    <w:p w14:paraId="63E4D2C1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F61A1F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BA4D60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3C3DC30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310D9C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C984F52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C9C719C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D5863A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2BB8395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5424EFE4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C07578E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5F5E809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7FEDA953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44FF126D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1F181276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30D26DC8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3Q)Create a calculator class with overloading methods to perform addition</w:t>
      </w:r>
    </w:p>
    <w:p w14:paraId="495F2D8F">
      <w:pPr>
        <w:numPr>
          <w:ilvl w:val="0"/>
          <w:numId w:val="0"/>
        </w:numPr>
        <w:spacing w:after="0" w:line="240" w:lineRule="auto"/>
        <w:ind w:leftChars="0"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62E3120E">
      <w:pPr>
        <w:numPr>
          <w:ilvl w:val="0"/>
          <w:numId w:val="12"/>
        </w:numPr>
        <w:tabs>
          <w:tab w:val="clear" w:pos="420"/>
        </w:tabs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Add two doubles</w:t>
      </w:r>
    </w:p>
    <w:p w14:paraId="08E63B86">
      <w:pPr>
        <w:numPr>
          <w:ilvl w:val="0"/>
          <w:numId w:val="12"/>
        </w:numPr>
        <w:tabs>
          <w:tab w:val="clear" w:pos="420"/>
        </w:tabs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Add two integer</w:t>
      </w:r>
    </w:p>
    <w:p w14:paraId="35E066C2">
      <w:pPr>
        <w:numPr>
          <w:ilvl w:val="0"/>
          <w:numId w:val="12"/>
        </w:numPr>
        <w:tabs>
          <w:tab w:val="clear" w:pos="420"/>
        </w:tabs>
        <w:spacing w:after="0" w:line="240" w:lineRule="auto"/>
        <w:ind w:left="420" w:leftChars="0" w:right="0" w:rightChars="0" w:hanging="420" w:firstLine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Add three integer</w:t>
      </w:r>
    </w:p>
    <w:p w14:paraId="534B675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</w:p>
    <w:p w14:paraId="09D3BEF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" w:hAnsi="Arial" w:eastAsia="SimSun" w:cs="Arial"/>
          <w:b/>
          <w:bCs/>
          <w:sz w:val="32"/>
          <w:szCs w:val="32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32"/>
          <w:szCs w:val="32"/>
          <w:u w:val="none"/>
          <w:lang w:val="en-IN"/>
        </w:rPr>
        <w:t>Program:</w:t>
      </w:r>
    </w:p>
    <w:p w14:paraId="60A8612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public class Calculator{</w:t>
      </w:r>
    </w:p>
    <w:p w14:paraId="2C454FF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0B89B9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// Method to add two integers</w:t>
      </w:r>
    </w:p>
    <w:p w14:paraId="0DC8FA8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int add(int a, int b) {</w:t>
      </w:r>
    </w:p>
    <w:p w14:paraId="7F7283F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return a + b;</w:t>
      </w:r>
    </w:p>
    <w:p w14:paraId="0E823D3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251C93A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07F1D63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// Method to add two tuples (represented as arrays)</w:t>
      </w:r>
    </w:p>
    <w:p w14:paraId="37D4CE0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int add(int[] tuple1, int[] tuple2) {</w:t>
      </w:r>
    </w:p>
    <w:p w14:paraId="4D0113A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sum = 0;</w:t>
      </w:r>
    </w:p>
    <w:p w14:paraId="5883272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for (int i = 0; i &lt; tuple1.length; i++) {</w:t>
      </w:r>
    </w:p>
    <w:p w14:paraId="38D5B91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    sum += tuple1[i] + tuple2[i];</w:t>
      </w:r>
    </w:p>
    <w:p w14:paraId="0436C3C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}</w:t>
      </w:r>
    </w:p>
    <w:p w14:paraId="57E1DC1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return sum;</w:t>
      </w:r>
    </w:p>
    <w:p w14:paraId="54F9285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061CEEE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04139F1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// Method to add three integers</w:t>
      </w:r>
    </w:p>
    <w:p w14:paraId="0D5D26C0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int add(int a, int b, int c) {</w:t>
      </w:r>
    </w:p>
    <w:p w14:paraId="7774403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return a + b + c;</w:t>
      </w:r>
    </w:p>
    <w:p w14:paraId="62CC5F9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3F56214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public static void main(String[] args) {</w:t>
      </w:r>
    </w:p>
    <w:p w14:paraId="3EA5790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Calculator calc = new Calculator();</w:t>
      </w:r>
    </w:p>
    <w:p w14:paraId="22D595E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C91BF8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// Adding two integers</w:t>
      </w:r>
    </w:p>
    <w:p w14:paraId="5FF7BA9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result1 = calc.add(10, 20);</w:t>
      </w:r>
    </w:p>
    <w:p w14:paraId="7B5FDB5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System.out.println("Addition of two integers: " + result1);</w:t>
      </w:r>
    </w:p>
    <w:p w14:paraId="61C95EB8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B6B580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// Adding two tuples (arrays)</w:t>
      </w:r>
    </w:p>
    <w:p w14:paraId="7078F38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int[] tuple1 = {1, 2};</w:t>
      </w:r>
    </w:p>
    <w:p w14:paraId="5D73732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int[] tuple2 = {3, 4};</w:t>
      </w:r>
    </w:p>
    <w:p w14:paraId="6368B9E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result2 = calc.add(tuple1, tuple2);</w:t>
      </w:r>
    </w:p>
    <w:p w14:paraId="40926AA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System.out.println("Addition of two tuples: " + result2);</w:t>
      </w:r>
    </w:p>
    <w:p w14:paraId="74980B5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2C400798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// Adding three integers</w:t>
      </w:r>
    </w:p>
    <w:p w14:paraId="281F002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int result3 = calc.add(5, 10, 15);</w:t>
      </w:r>
    </w:p>
    <w:p w14:paraId="3607717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    System.out.println("Addition of three integers: " + result3);</w:t>
      </w:r>
    </w:p>
    <w:p w14:paraId="7B7E700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7F53256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}</w:t>
      </w:r>
    </w:p>
    <w:p w14:paraId="6CE4D46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51AD7A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  <w:t>Class Diagram:</w:t>
      </w:r>
    </w:p>
    <w:p w14:paraId="714ADF5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</w:p>
    <w:tbl>
      <w:tblPr>
        <w:tblStyle w:val="9"/>
        <w:tblW w:w="0" w:type="auto"/>
        <w:tblInd w:w="15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210"/>
      </w:tblGrid>
      <w:tr w14:paraId="03B048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4" w:hRule="atLeast"/>
        </w:trPr>
        <w:tc>
          <w:tcPr>
            <w:tcW w:w="6210" w:type="dxa"/>
          </w:tcPr>
          <w:p w14:paraId="098E8584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center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spacing w:val="-5"/>
                <w:sz w:val="28"/>
              </w:rPr>
              <w:t>cal</w:t>
            </w:r>
          </w:p>
        </w:tc>
      </w:tr>
      <w:tr w14:paraId="2A9E9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112" w:hRule="atLeast"/>
        </w:trPr>
        <w:tc>
          <w:tcPr>
            <w:tcW w:w="6210" w:type="dxa"/>
          </w:tcPr>
          <w:p w14:paraId="24CD4369">
            <w:pPr>
              <w:pStyle w:val="15"/>
              <w:spacing w:line="321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+add(int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a,int </w:t>
            </w:r>
            <w:r>
              <w:rPr>
                <w:spacing w:val="-2"/>
                <w:sz w:val="28"/>
              </w:rPr>
              <w:t>b):int</w:t>
            </w:r>
          </w:p>
          <w:p w14:paraId="24BDBEB2">
            <w:pPr>
              <w:pStyle w:val="15"/>
              <w:spacing w:before="188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+add(double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a,double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b):double</w:t>
            </w:r>
          </w:p>
          <w:p w14:paraId="758955AD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sz w:val="28"/>
              </w:rPr>
              <w:t>+add(int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a,int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b,int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7FC2F0D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</w:p>
    <w:p w14:paraId="428DACB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E7B26E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32"/>
          <w:szCs w:val="32"/>
          <w:u w:val="none"/>
          <w:lang w:val="en-IN"/>
        </w:rPr>
        <w:t>Output:</w:t>
      </w:r>
    </w:p>
    <w:p w14:paraId="1929AC42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drawing>
          <wp:inline distT="0" distB="0" distL="114300" distR="114300">
            <wp:extent cx="4905375" cy="1504950"/>
            <wp:effectExtent l="0" t="0" r="1905" b="3810"/>
            <wp:docPr id="10" name="Picture 10" descr="Screenshot 2025-04-06 11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06 1134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66F1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44D75172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2D5C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1E1516C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3DF52D0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73900EF1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2D0690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6043C1EB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7C79B79E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D568990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3337E7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5407307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307AA3A6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2FAE1E3A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DEAFEDF">
      <w:pPr>
        <w:pStyle w:val="6"/>
        <w:spacing w:before="212"/>
        <w:rPr>
          <w:b/>
        </w:rPr>
      </w:pPr>
    </w:p>
    <w:p w14:paraId="0C717AF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89CABB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69EBAC0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60E69B1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CBCE58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37D09B1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4BB7E22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3A09B53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2BEA4C8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7DC365F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5135CA7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6A0037D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0D2C4CE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6E0B9D8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  <w:t>4Q)Create a shape class with a method calculate area that is overloaded for different shapes Square,Rectangle then create a sub class circle that overerides the calculate area methods for a circle.</w:t>
      </w:r>
    </w:p>
    <w:p w14:paraId="67D2E78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33BF5D9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t>Program:</w:t>
      </w:r>
    </w:p>
    <w:p w14:paraId="60F9A8F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74032F2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>public class Shape {</w:t>
      </w:r>
    </w:p>
    <w:p w14:paraId="36FC139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293F79E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double areaOfSquare(double side) {</w:t>
      </w:r>
    </w:p>
    <w:p w14:paraId="2EC95CB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return side * side;</w:t>
      </w:r>
    </w:p>
    <w:p w14:paraId="15C0990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317CC02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4816B85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double areaOfRectangle(double length, double width) {</w:t>
      </w:r>
    </w:p>
    <w:p w14:paraId="15F711A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return length * width;</w:t>
      </w:r>
    </w:p>
    <w:p w14:paraId="364E188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0DBAB0E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55C07AB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double areaOfCircle(double radius) {</w:t>
      </w:r>
    </w:p>
    <w:p w14:paraId="3BAF0E92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return 3.14 * radius * radius;</w:t>
      </w:r>
    </w:p>
    <w:p w14:paraId="538D4A0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552A087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598F705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public static void main(String[] args) {</w:t>
      </w:r>
    </w:p>
    <w:p w14:paraId="05702D0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Shape shape = new Shape();</w:t>
      </w:r>
    </w:p>
    <w:p w14:paraId="7F18C73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32D9A69E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double square = shape.areaOfSquare(5);</w:t>
      </w:r>
    </w:p>
    <w:p w14:paraId="6393B5B4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System.out.println("Area of a square: " + square);</w:t>
      </w:r>
    </w:p>
    <w:p w14:paraId="59D6364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04DA2F4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double rectangle = shape.areaOfRectangle(10, 20);</w:t>
      </w:r>
    </w:p>
    <w:p w14:paraId="4641013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System.out.println("Area of a rectangle: " + rectangle);</w:t>
      </w:r>
    </w:p>
    <w:p w14:paraId="4A0718A5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</w:p>
    <w:p w14:paraId="4337F1F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double circle = shape.areaOfCircle(12);</w:t>
      </w:r>
    </w:p>
    <w:p w14:paraId="52BE194D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    System.out.println("Area of a circle: " + circle);</w:t>
      </w:r>
    </w:p>
    <w:p w14:paraId="28359776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 xml:space="preserve">    }</w:t>
      </w:r>
    </w:p>
    <w:p w14:paraId="29231FCA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Arial Rounded MT Bold" w:hAnsi="Arial Rounded MT Bold" w:eastAsia="SimSun"/>
          <w:b w:val="0"/>
          <w:bCs w:val="0"/>
          <w:sz w:val="28"/>
          <w:szCs w:val="28"/>
          <w:u w:val="none"/>
          <w:lang w:val="en-IN"/>
        </w:rPr>
        <w:t>}</w:t>
      </w:r>
      <w:bookmarkStart w:id="0" w:name="_GoBack"/>
      <w:bookmarkEnd w:id="0"/>
    </w:p>
    <w:p w14:paraId="0CE1390B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15BD8CA0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t>Class Diagram:</w:t>
      </w:r>
    </w:p>
    <w:tbl>
      <w:tblPr>
        <w:tblStyle w:val="9"/>
        <w:tblW w:w="0" w:type="auto"/>
        <w:tblInd w:w="32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978"/>
      </w:tblGrid>
      <w:tr w14:paraId="10C57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978" w:type="dxa"/>
          </w:tcPr>
          <w:p w14:paraId="0CAD23E3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/>
                <w:bCs/>
                <w:sz w:val="32"/>
                <w:szCs w:val="32"/>
                <w:u w:val="none"/>
                <w:vertAlign w:val="baseline"/>
                <w:lang w:val="en-IN"/>
              </w:rPr>
            </w:pPr>
            <w:r>
              <w:rPr>
                <w:spacing w:val="-2"/>
                <w:sz w:val="28"/>
              </w:rPr>
              <w:t>shape</w:t>
            </w:r>
          </w:p>
        </w:tc>
      </w:tr>
      <w:tr w14:paraId="3B469D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978" w:type="dxa"/>
          </w:tcPr>
          <w:p w14:paraId="15A84C25">
            <w:pPr>
              <w:pStyle w:val="15"/>
              <w:spacing w:line="321" w:lineRule="exact"/>
              <w:ind w:left="110"/>
              <w:rPr>
                <w:sz w:val="28"/>
              </w:rPr>
            </w:pPr>
            <w:r>
              <w:rPr>
                <w:sz w:val="28"/>
              </w:rPr>
              <w:t>+calarea(float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side):float</w:t>
            </w:r>
          </w:p>
          <w:p w14:paraId="6E486BB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spacing w:val="-2"/>
                <w:sz w:val="28"/>
              </w:rPr>
            </w:pPr>
            <w:r>
              <w:rPr>
                <w:sz w:val="28"/>
              </w:rPr>
              <w:t>+calarea(float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l,float </w:t>
            </w:r>
            <w:r>
              <w:rPr>
                <w:spacing w:val="-2"/>
                <w:sz w:val="28"/>
              </w:rPr>
              <w:t>b):float</w:t>
            </w:r>
          </w:p>
          <w:p w14:paraId="48980F04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/>
                <w:spacing w:val="-2"/>
                <w:sz w:val="28"/>
                <w:lang w:val="en-IN"/>
              </w:rPr>
            </w:pPr>
            <w:r>
              <w:rPr>
                <w:rFonts w:hint="default"/>
                <w:spacing w:val="-2"/>
                <w:sz w:val="28"/>
                <w:lang w:val="en-IN"/>
              </w:rPr>
              <w:t>+calarea(float c):float</w:t>
            </w:r>
          </w:p>
        </w:tc>
      </w:tr>
    </w:tbl>
    <w:p w14:paraId="322F5987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6.3pt;margin-top:0.95pt;height:29.7pt;width:0pt;z-index:251670528;mso-width-relative:page;mso-height-relative:page;" filled="f" stroked="t" coordsize="21600,21600" o:gfxdata="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NVhXaDVAAAACAEAAA8AAAAAAAAAAQAgAAAAIgAAAGRycy9kb3ducmV2Lnht&#10;bFBLAQIUABQAAAAIAIdO4kAtUi60/AEAAO8DAAAOAAAAAAAAAAEAIAAAACQBAABkcnMvZTJvRG9j&#10;LnhtbFBLBQYAAAAABgAGAFkBAACSBQAAAAA=&#10;">
                <v:fill on="f" focussize="0,0"/>
                <v:stroke weight="1pt" color="#156082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D01107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tbl>
      <w:tblPr>
        <w:tblStyle w:val="9"/>
        <w:tblW w:w="0" w:type="auto"/>
        <w:tblInd w:w="31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604"/>
      </w:tblGrid>
      <w:tr w14:paraId="4B94F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604" w:type="dxa"/>
          </w:tcPr>
          <w:p w14:paraId="10750A4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rFonts w:hint="default" w:ascii="Arial Rounded MT Bold" w:hAnsi="Arial Rounded MT Bold" w:eastAsia="SimSun" w:cs="Arial Rounded MT Bold"/>
                <w:b w:val="0"/>
                <w:bCs w:val="0"/>
                <w:sz w:val="28"/>
                <w:szCs w:val="28"/>
                <w:u w:val="none"/>
                <w:vertAlign w:val="baseline"/>
                <w:lang w:val="en-IN"/>
              </w:rPr>
              <w:t>Circle</w:t>
            </w:r>
          </w:p>
        </w:tc>
      </w:tr>
      <w:tr w14:paraId="210682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604" w:type="dxa"/>
          </w:tcPr>
          <w:p w14:paraId="783B702B">
            <w:pPr>
              <w:numPr>
                <w:ilvl w:val="0"/>
                <w:numId w:val="0"/>
              </w:numPr>
              <w:spacing w:after="0" w:line="240" w:lineRule="auto"/>
              <w:ind w:right="0" w:rightChars="0"/>
              <w:jc w:val="left"/>
              <w:rPr>
                <w:rFonts w:hint="default" w:ascii="Arial Rounded MT Bold" w:hAnsi="Arial Rounded MT Bold" w:eastAsia="SimSun" w:cs="Arial Rounded MT Bold"/>
                <w:b w:val="0"/>
                <w:bCs w:val="0"/>
                <w:sz w:val="28"/>
                <w:szCs w:val="28"/>
                <w:u w:val="none"/>
                <w:vertAlign w:val="baseline"/>
                <w:lang w:val="en-IN"/>
              </w:rPr>
            </w:pPr>
            <w:r>
              <w:rPr>
                <w:sz w:val="28"/>
              </w:rPr>
              <w:t xml:space="preserve">+calarea(double </w:t>
            </w:r>
            <w:r>
              <w:rPr>
                <w:spacing w:val="-2"/>
                <w:sz w:val="28"/>
              </w:rPr>
              <w:t>r):double</w:t>
            </w:r>
          </w:p>
        </w:tc>
      </w:tr>
    </w:tbl>
    <w:p w14:paraId="1055B748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 w:val="0"/>
          <w:bCs w:val="0"/>
          <w:sz w:val="28"/>
          <w:szCs w:val="28"/>
          <w:u w:val="none"/>
          <w:lang w:val="en-IN"/>
        </w:rPr>
      </w:pPr>
    </w:p>
    <w:p w14:paraId="77C5473F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t>Output:</w:t>
      </w:r>
    </w:p>
    <w:p w14:paraId="02B309DC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p w14:paraId="5CD8FEE9">
      <w:pPr>
        <w:numPr>
          <w:ilvl w:val="0"/>
          <w:numId w:val="0"/>
        </w:numPr>
        <w:spacing w:after="0" w:line="240" w:lineRule="auto"/>
        <w:ind w:right="0" w:rightChars="0"/>
        <w:jc w:val="center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  <w:r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  <w:drawing>
          <wp:inline distT="0" distB="0" distL="114300" distR="114300">
            <wp:extent cx="5781675" cy="1555750"/>
            <wp:effectExtent l="0" t="0" r="9525" b="13970"/>
            <wp:docPr id="11" name="Picture 11" descr="Screenshot 2025-04-06 113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06 113517"/>
                    <pic:cNvPicPr>
                      <a:picLocks noChangeAspect="1"/>
                    </pic:cNvPicPr>
                  </pic:nvPicPr>
                  <pic:blipFill>
                    <a:blip r:embed="rId33"/>
                    <a:srcRect b="3137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4DD6">
      <w:pPr>
        <w:spacing w:after="0" w:line="240" w:lineRule="auto"/>
        <w:ind w:right="0"/>
        <w:jc w:val="left"/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</w:pPr>
      <w:r>
        <w:rPr>
          <w:rFonts w:hint="default" w:ascii="Arial" w:hAnsi="Arial" w:eastAsia="SimSun" w:cs="Arial"/>
          <w:b/>
          <w:bCs/>
          <w:sz w:val="28"/>
          <w:szCs w:val="28"/>
          <w:u w:val="none"/>
          <w:lang w:val="en-IN"/>
        </w:rPr>
        <w:t>Error table:</w:t>
      </w:r>
    </w:p>
    <w:p w14:paraId="0CDD4DB1">
      <w:pPr>
        <w:pStyle w:val="6"/>
        <w:spacing w:before="160"/>
        <w:rPr>
          <w:b/>
          <w:sz w:val="20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46"/>
        <w:gridCol w:w="2646"/>
        <w:gridCol w:w="2647"/>
      </w:tblGrid>
      <w:tr w14:paraId="13C1F4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5A7C6849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S.No</w:t>
            </w:r>
          </w:p>
        </w:tc>
        <w:tc>
          <w:tcPr>
            <w:tcW w:w="2646" w:type="dxa"/>
          </w:tcPr>
          <w:p w14:paraId="2E7FC80A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27AE5AD7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>Reason</w:t>
            </w:r>
          </w:p>
        </w:tc>
      </w:tr>
      <w:tr w14:paraId="0EF362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7C18FF3D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70FFB17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15FEF5B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14:paraId="575B4A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46" w:type="dxa"/>
          </w:tcPr>
          <w:p w14:paraId="37C5897C">
            <w:pPr>
              <w:pStyle w:val="6"/>
              <w:spacing w:before="212"/>
              <w:rPr>
                <w:rFonts w:hint="default"/>
                <w:b/>
                <w:vertAlign w:val="baseline"/>
                <w:lang w:val="en-IN"/>
              </w:rPr>
            </w:pPr>
            <w:r>
              <w:rPr>
                <w:rFonts w:hint="default"/>
                <w:b/>
                <w:vertAlign w:val="baseline"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8289AC7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770C5059">
            <w:pPr>
              <w:pStyle w:val="6"/>
              <w:spacing w:before="212"/>
              <w:rPr>
                <w:b/>
                <w:vertAlign w:val="baseline"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4B82A175">
      <w:pPr>
        <w:pStyle w:val="6"/>
        <w:spacing w:before="212"/>
        <w:rPr>
          <w:b/>
        </w:rPr>
      </w:pPr>
    </w:p>
    <w:p w14:paraId="38161B39">
      <w:pPr>
        <w:numPr>
          <w:ilvl w:val="0"/>
          <w:numId w:val="0"/>
        </w:numPr>
        <w:spacing w:after="0" w:line="240" w:lineRule="auto"/>
        <w:ind w:right="0" w:rightChars="0"/>
        <w:jc w:val="left"/>
        <w:rPr>
          <w:rFonts w:hint="default" w:ascii="Arial Rounded MT Bold" w:hAnsi="Arial Rounded MT Bold" w:eastAsia="SimSun" w:cs="Arial Rounded MT Bold"/>
          <w:b/>
          <w:bCs/>
          <w:sz w:val="32"/>
          <w:szCs w:val="32"/>
          <w:u w:val="none"/>
          <w:lang w:val="en-IN"/>
        </w:rPr>
      </w:pPr>
    </w:p>
    <w:sectPr>
      <w:pgSz w:w="12240" w:h="15840"/>
      <w:pgMar w:top="414" w:right="790" w:bottom="344" w:left="108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bad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Condense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0" w:lineRule="auto"/>
      </w:pPr>
      <w:r>
        <w:separator/>
      </w:r>
    </w:p>
  </w:footnote>
  <w:footnote w:type="continuationSeparator" w:id="1">
    <w:p>
      <w:pPr>
        <w:spacing w:before="0" w:after="0" w:line="25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E9B4B"/>
    <w:multiLevelType w:val="singleLevel"/>
    <w:tmpl w:val="994E9B4B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9C9A087C"/>
    <w:multiLevelType w:val="singleLevel"/>
    <w:tmpl w:val="9C9A087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AFCADFF7"/>
    <w:multiLevelType w:val="singleLevel"/>
    <w:tmpl w:val="AFCADFF7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E6A39E9D"/>
    <w:multiLevelType w:val="singleLevel"/>
    <w:tmpl w:val="E6A39E9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0AB17AE8"/>
    <w:multiLevelType w:val="singleLevel"/>
    <w:tmpl w:val="0AB17A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23629F8B"/>
    <w:multiLevelType w:val="singleLevel"/>
    <w:tmpl w:val="23629F8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283E1A8F"/>
    <w:multiLevelType w:val="multilevel"/>
    <w:tmpl w:val="283E1A8F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345606F7"/>
    <w:multiLevelType w:val="multilevel"/>
    <w:tmpl w:val="345606F7"/>
    <w:lvl w:ilvl="0" w:tentative="0">
      <w:start w:val="1"/>
      <w:numFmt w:val="bullet"/>
      <w:lvlText w:val=""/>
      <w:lvlJc w:val="left"/>
      <w:pPr>
        <w:ind w:left="8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abstractNum w:abstractNumId="8">
    <w:nsid w:val="3E3B22F3"/>
    <w:multiLevelType w:val="multilevel"/>
    <w:tmpl w:val="3E3B22F3"/>
    <w:lvl w:ilvl="0" w:tentative="0">
      <w:start w:val="0"/>
      <w:numFmt w:val="bullet"/>
      <w:lvlText w:val="-"/>
      <w:lvlJc w:val="left"/>
      <w:pPr>
        <w:ind w:left="475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35" w:hanging="360"/>
      </w:pPr>
      <w:rPr>
        <w:rFonts w:hint="default" w:ascii="Wingdings" w:hAnsi="Wingdings"/>
      </w:rPr>
    </w:lvl>
  </w:abstractNum>
  <w:abstractNum w:abstractNumId="9">
    <w:nsid w:val="46707CF8"/>
    <w:multiLevelType w:val="multilevel"/>
    <w:tmpl w:val="46707CF8"/>
    <w:lvl w:ilvl="0" w:tentative="0">
      <w:start w:val="1"/>
      <w:numFmt w:val="lowerLetter"/>
      <w:lvlText w:val="%1)"/>
      <w:lvlJc w:val="left"/>
      <w:pPr>
        <w:ind w:left="835" w:hanging="360"/>
      </w:p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abstractNum w:abstractNumId="10">
    <w:nsid w:val="4DAC7E4D"/>
    <w:multiLevelType w:val="multilevel"/>
    <w:tmpl w:val="4DAC7E4D"/>
    <w:lvl w:ilvl="0" w:tentative="0">
      <w:start w:val="1"/>
      <w:numFmt w:val="bullet"/>
      <w:lvlText w:val=""/>
      <w:lvlJc w:val="left"/>
      <w:pPr>
        <w:ind w:left="14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abstractNum w:abstractNumId="11">
    <w:nsid w:val="4FA77BD8"/>
    <w:multiLevelType w:val="multilevel"/>
    <w:tmpl w:val="4FA77BD8"/>
    <w:lvl w:ilvl="0" w:tentative="0">
      <w:start w:val="1"/>
      <w:numFmt w:val="bullet"/>
      <w:lvlText w:val=""/>
      <w:lvlJc w:val="left"/>
      <w:pPr>
        <w:ind w:left="83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7"/>
  </w:num>
  <w:num w:numId="5">
    <w:abstractNumId w:val="8"/>
  </w:num>
  <w:num w:numId="6">
    <w:abstractNumId w:val="0"/>
  </w:num>
  <w:num w:numId="7">
    <w:abstractNumId w:val="2"/>
  </w:num>
  <w:num w:numId="8">
    <w:abstractNumId w:val="1"/>
  </w:num>
  <w:num w:numId="9">
    <w:abstractNumId w:val="10"/>
  </w:num>
  <w:num w:numId="10">
    <w:abstractNumId w:val="3"/>
  </w:num>
  <w:num w:numId="11">
    <w:abstractNumId w:val="4"/>
  </w:num>
  <w:num w:numId="12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  <w:rsid w:val="08226AE0"/>
    <w:rsid w:val="0C5D3C79"/>
    <w:rsid w:val="14D47ED9"/>
    <w:rsid w:val="2BB533E2"/>
    <w:rsid w:val="32C6743F"/>
    <w:rsid w:val="407250BD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250" w:lineRule="auto"/>
      <w:ind w:left="125" w:right="1983" w:hanging="1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semiHidden/>
    <w:unhideWhenUsed/>
    <w:qFormat/>
    <w:uiPriority w:val="1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9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Grid"/>
    <w:qFormat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4"/>
    <w:link w:val="8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3">
    <w:name w:val="Footer Char"/>
    <w:basedOn w:val="4"/>
    <w:link w:val="7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4">
    <w:name w:val="Body Text Char"/>
    <w:basedOn w:val="4"/>
    <w:link w:val="6"/>
    <w:semiHidden/>
    <w:qFormat/>
    <w:uiPriority w:val="1"/>
    <w:rPr>
      <w:rFonts w:ascii="Times New Roman" w:hAnsi="Times New Roman" w:eastAsia="Times New Roman" w:cs="Times New Roman"/>
      <w:kern w:val="0"/>
      <w:lang w:val="en-US" w:eastAsia="en-US"/>
      <w14:ligatures w14:val="none"/>
    </w:rPr>
  </w:style>
  <w:style w:type="paragraph" w:customStyle="1" w:styleId="15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microsoft.com/office/2011/relationships/people" Target="people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1724</Words>
  <Characters>9827</Characters>
  <Lines>81</Lines>
  <Paragraphs>23</Paragraphs>
  <TotalTime>0</TotalTime>
  <ScaleCrop>false</ScaleCrop>
  <LinksUpToDate>false</LinksUpToDate>
  <CharactersWithSpaces>11528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2025-03-02T15:52:00Z</dcterms:created>
  <dc:creator>Davis Johney</dc:creator>
  <cp:lastModifiedBy>Ganesh Reddy D</cp:lastModifiedBy>
  <dcterms:modified xsi:type="dcterms:W3CDTF">2025-04-06T08:42:22Z</dcterms:modified>
  <dc:title>Microsoft Word - Davis_Maths_manual[2]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69FAF81DB6EE46079098C70EB6F2A265_12</vt:lpwstr>
  </property>
</Properties>
</file>